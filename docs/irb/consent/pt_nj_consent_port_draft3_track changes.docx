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3E2EC0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3E2EC0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 w:rsidRPr="003E2EC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 w:rsidRPr="003E2EC0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3E2EC0" w:rsidRDefault="003343FA" w:rsidP="003343FA">
      <w:pPr>
        <w:pStyle w:val="isselectedend"/>
        <w:rPr>
          <w:lang w:val="pt-BR"/>
        </w:rPr>
      </w:pPr>
      <w:r w:rsidRPr="003E2EC0">
        <w:rPr>
          <w:rStyle w:val="Strong"/>
          <w:lang w:val="pt-BR"/>
        </w:rPr>
        <w:t>Título do estudo:</w:t>
      </w:r>
      <w:r w:rsidRPr="003E2EC0">
        <w:rPr>
          <w:lang w:val="pt-BR"/>
        </w:rPr>
        <w:t xml:space="preserve"> </w:t>
      </w:r>
      <w:proofErr w:type="gramStart"/>
      <w:r w:rsidR="009506FE" w:rsidRPr="003E2EC0">
        <w:rPr>
          <w:lang w:val="pt-BR"/>
        </w:rPr>
        <w:t>Português</w:t>
      </w:r>
      <w:proofErr w:type="gramEnd"/>
      <w:r w:rsidRPr="003E2EC0">
        <w:rPr>
          <w:lang w:val="pt-BR"/>
        </w:rPr>
        <w:t xml:space="preserve"> em Nova Jersey</w:t>
      </w:r>
    </w:p>
    <w:p w14:paraId="36A02FAB" w14:textId="203A0199" w:rsidR="003343FA" w:rsidRPr="003E2EC0" w:rsidRDefault="003343FA" w:rsidP="003343FA">
      <w:pPr>
        <w:pStyle w:val="isselectedend"/>
        <w:rPr>
          <w:lang w:val="pt-BR"/>
        </w:rPr>
      </w:pPr>
      <w:r w:rsidRPr="003E2EC0">
        <w:rPr>
          <w:rStyle w:val="Strong"/>
          <w:lang w:val="pt-BR"/>
        </w:rPr>
        <w:t>Pesquisadoras/es principais:</w:t>
      </w:r>
      <w:r w:rsidRPr="003E2EC0">
        <w:rPr>
          <w:lang w:val="pt-BR"/>
        </w:rPr>
        <w:t xml:space="preserve"> Robert Esposito; Kendra Dickinson, PhD</w:t>
      </w:r>
    </w:p>
    <w:p w14:paraId="515BC0EA" w14:textId="0920644E" w:rsidR="003343FA" w:rsidRPr="003E2EC0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3E2EC0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3E2EC0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3E2EC0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3E2EC0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3E2EC0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3E2EC0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3E2EC0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3E2EC0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3E2EC0">
        <w:rPr>
          <w:rFonts w:ascii="Times New Roman" w:hAnsi="Times New Roman" w:cs="Times New Roman"/>
          <w:b/>
          <w:bCs/>
          <w:lang w:val="pt-BR"/>
        </w:rPr>
        <w:br/>
      </w:r>
      <w:r w:rsidRPr="003E2EC0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3E2EC0">
        <w:rPr>
          <w:rFonts w:ascii="Times New Roman" w:hAnsi="Times New Roman" w:cs="Times New Roman"/>
          <w:lang w:val="pt-BR"/>
        </w:rPr>
        <w:t>Português</w:t>
      </w:r>
      <w:proofErr w:type="gramEnd"/>
      <w:r w:rsidRPr="003E2EC0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3E2EC0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3E2EC0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3E2EC0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7D565567" w:rsidR="003614C8" w:rsidRPr="003E2EC0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3E2EC0">
        <w:rPr>
          <w:rFonts w:ascii="Times New Roman" w:eastAsia="Times New Roman" w:hAnsi="Times New Roman" w:cs="Times New Roman"/>
          <w:lang w:val="pt-BR" w:eastAsia="en-US"/>
        </w:rPr>
        <w:t>Sua participação levará aproximadamente 45</w:t>
      </w:r>
      <w:r w:rsidR="00A7235A" w:rsidRPr="003E2EC0">
        <w:rPr>
          <w:rFonts w:ascii="Times New Roman" w:eastAsia="Times New Roman" w:hAnsi="Times New Roman" w:cs="Times New Roman"/>
          <w:lang w:val="pt-BR" w:eastAsia="en-US"/>
        </w:rPr>
        <w:t>-60</w:t>
      </w:r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 minutos. </w:t>
      </w:r>
      <w:r w:rsidR="00696E26" w:rsidRPr="003E2EC0">
        <w:rPr>
          <w:lang w:val="pt-BR"/>
          <w:rPrChange w:id="0" w:author="Kendra Dickinson" w:date="2026-07-08T19:48:00Z" w16du:dateUtc="2026-07-08T23:48:00Z">
            <w:rPr/>
          </w:rPrChange>
        </w:rPr>
        <w:t xml:space="preserve">Gravaremos em áudio sua participação nesta pesquisa. </w:t>
      </w:r>
      <w:r w:rsidRPr="003E2EC0">
        <w:rPr>
          <w:rFonts w:ascii="Times New Roman" w:eastAsia="Times New Roman" w:hAnsi="Times New Roman" w:cs="Times New Roman"/>
          <w:lang w:val="pt-BR" w:eastAsia="en-US"/>
        </w:rPr>
        <w:t>O estudo inclui várias seções, que você completará com o acompanhamento do pesquisador. Você será solicitado(a) a ler uma série de frases em voz alta, recontar uma história curta com suas próprias palavras</w:t>
      </w:r>
      <w:ins w:id="1" w:author="Kendra Dickinson" w:date="2026-07-08T19:46:00Z" w16du:dateUtc="2026-07-08T23:46:00Z">
        <w:r w:rsidR="003E2EC0" w:rsidRPr="00004372">
          <w:rPr>
            <w:rFonts w:ascii="Times New Roman" w:eastAsia="Times New Roman" w:hAnsi="Times New Roman" w:cs="Times New Roman"/>
            <w:lang w:val="pt-BR" w:eastAsia="en-US"/>
          </w:rPr>
          <w:t>,</w:t>
        </w:r>
      </w:ins>
      <w:ins w:id="2" w:author="Kendra Dickinson" w:date="2026-07-08T19:47:00Z" w16du:dateUtc="2026-07-08T23:47:00Z">
        <w:r w:rsidR="003E2EC0" w:rsidRPr="003E2EC0">
          <w:rPr>
            <w:rFonts w:ascii="Times New Roman" w:eastAsia="Times New Roman" w:hAnsi="Times New Roman" w:cs="Times New Roman"/>
            <w:lang w:val="pt-BR" w:eastAsia="en-US"/>
          </w:rPr>
          <w:t xml:space="preserve"> aval</w:t>
        </w:r>
      </w:ins>
      <w:ins w:id="3" w:author="Kendra Dickinson" w:date="2026-07-08T19:48:00Z" w16du:dateUtc="2026-07-08T23:48:00Z">
        <w:r w:rsidR="003E2EC0" w:rsidRPr="003E2EC0">
          <w:rPr>
            <w:rFonts w:ascii="Times New Roman" w:eastAsia="Times New Roman" w:hAnsi="Times New Roman" w:cs="Times New Roman"/>
            <w:lang w:val="pt-BR" w:eastAsia="en-US"/>
          </w:rPr>
          <w:t>iar</w:t>
        </w:r>
      </w:ins>
      <w:ins w:id="4" w:author="Kendra Dickinson" w:date="2026-07-08T19:47:00Z" w16du:dateUtc="2026-07-08T23:47:00Z">
        <w:r w:rsidR="003E2EC0" w:rsidRPr="003E2EC0">
          <w:rPr>
            <w:rFonts w:ascii="Times New Roman" w:eastAsia="Times New Roman" w:hAnsi="Times New Roman" w:cs="Times New Roman"/>
            <w:lang w:val="pt-BR" w:eastAsia="en-US"/>
          </w:rPr>
          <w:t xml:space="preserve"> uma lista de palavras</w:t>
        </w:r>
      </w:ins>
      <w:ins w:id="5" w:author="Kendra Dickinson" w:date="2026-07-08T19:48:00Z" w16du:dateUtc="2026-07-08T23:48:00Z">
        <w:r w:rsidR="003E2EC0" w:rsidRPr="003E2EC0">
          <w:rPr>
            <w:rFonts w:ascii="Times New Roman" w:eastAsia="Times New Roman" w:hAnsi="Times New Roman" w:cs="Times New Roman"/>
            <w:lang w:val="pt-BR" w:eastAsia="en-US"/>
          </w:rPr>
          <w:t>,</w:t>
        </w:r>
      </w:ins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 e responder perguntas sobre como você usa a língua. Também responderá algumas perguntas demográficas gerais sobre você, como</w:t>
      </w:r>
      <w:r w:rsidR="002B288F" w:rsidRPr="003E2EC0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 w:rsidRPr="003E2EC0">
        <w:rPr>
          <w:rFonts w:ascii="Times New Roman" w:eastAsia="Times New Roman" w:hAnsi="Times New Roman" w:cs="Times New Roman"/>
          <w:lang w:val="pt-BR" w:eastAsia="en-US"/>
        </w:rPr>
        <w:t xml:space="preserve">seu lugar </w:t>
      </w:r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 w:rsidRPr="003E2EC0">
        <w:rPr>
          <w:rFonts w:ascii="Times New Roman" w:eastAsia="Times New Roman" w:hAnsi="Times New Roman" w:cs="Times New Roman"/>
          <w:lang w:val="pt-BR" w:eastAsia="en-US"/>
        </w:rPr>
        <w:t>n</w:t>
      </w:r>
      <w:r w:rsidRPr="003E2EC0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3E2EC0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3E2EC0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3E2EC0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 xml:space="preserve">Não há riscos conhecidos associados à participação </w:t>
      </w:r>
      <w:r w:rsidR="002B288F" w:rsidRPr="003E2EC0">
        <w:rPr>
          <w:lang w:val="pt-BR"/>
        </w:rPr>
        <w:t>d</w:t>
      </w:r>
      <w:r w:rsidRPr="003E2EC0">
        <w:rPr>
          <w:lang w:val="pt-BR"/>
        </w:rPr>
        <w:t xml:space="preserve">este estudo. No entanto, algumas perguntas podem fazer </w:t>
      </w:r>
      <w:r w:rsidR="002B288F" w:rsidRPr="003E2EC0">
        <w:rPr>
          <w:lang w:val="pt-BR"/>
        </w:rPr>
        <w:t>algum desconforto para você</w:t>
      </w:r>
      <w:r w:rsidRPr="003E2EC0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 w:rsidRPr="003E2EC0">
        <w:rPr>
          <w:lang w:val="pt-BR"/>
        </w:rPr>
        <w:t xml:space="preserve">já </w:t>
      </w:r>
      <w:r w:rsidRPr="003E2EC0">
        <w:rPr>
          <w:lang w:val="pt-BR"/>
        </w:rPr>
        <w:t>implementa</w:t>
      </w:r>
      <w:r w:rsidR="002B288F" w:rsidRPr="003E2EC0">
        <w:rPr>
          <w:lang w:val="pt-BR"/>
        </w:rPr>
        <w:t>mos</w:t>
      </w:r>
      <w:r w:rsidRPr="003E2EC0">
        <w:rPr>
          <w:lang w:val="pt-BR"/>
        </w:rPr>
        <w:t xml:space="preserve"> um plano de segurança de dados para minimizar esse risco.</w:t>
      </w:r>
      <w:r w:rsidR="00531C45" w:rsidRPr="003E2EC0">
        <w:rPr>
          <w:lang w:val="pt-BR"/>
        </w:rPr>
        <w:br/>
      </w:r>
    </w:p>
    <w:p w14:paraId="78663A17" w14:textId="77777777" w:rsidR="003614C8" w:rsidRPr="003E2EC0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64907CE6" w:rsidR="003614C8" w:rsidRPr="003E2EC0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 xml:space="preserve">Não existem benefícios diretos para você ao participar desta pesquisa. No entanto, você </w:t>
      </w:r>
      <w:r w:rsidR="00531C45" w:rsidRPr="003E2EC0">
        <w:rPr>
          <w:lang w:val="pt-BR"/>
        </w:rPr>
        <w:t>contribuirá</w:t>
      </w:r>
      <w:r w:rsidRPr="003E2EC0">
        <w:rPr>
          <w:lang w:val="pt-BR"/>
        </w:rPr>
        <w:t xml:space="preserve"> para o conhecimento sobre as experiências e o uso da língua por falantes de português em Nova Jersey.</w:t>
      </w:r>
      <w:r w:rsidR="00531C45" w:rsidRPr="003E2EC0">
        <w:rPr>
          <w:lang w:val="pt-BR"/>
        </w:rPr>
        <w:br/>
      </w:r>
      <w:r w:rsidR="009506FE" w:rsidRPr="003E2EC0">
        <w:rPr>
          <w:lang w:val="pt-BR"/>
        </w:rPr>
        <w:br/>
      </w:r>
      <w:r w:rsidRPr="003E2EC0">
        <w:rPr>
          <w:b/>
          <w:bCs/>
          <w:lang w:val="pt-BR"/>
        </w:rPr>
        <w:t>Receberei algum pagamento por participar deste estudo?</w:t>
      </w:r>
      <w:r w:rsidRPr="003E2EC0">
        <w:rPr>
          <w:b/>
          <w:bCs/>
          <w:lang w:val="pt-BR"/>
        </w:rPr>
        <w:br/>
      </w:r>
      <w:r w:rsidRPr="003E2EC0">
        <w:rPr>
          <w:lang w:val="pt-BR"/>
        </w:rPr>
        <w:t>Você receberá um cartão-presente</w:t>
      </w:r>
      <w:r w:rsidR="00696E26" w:rsidRPr="003E2EC0">
        <w:rPr>
          <w:lang w:val="pt-BR"/>
        </w:rPr>
        <w:t xml:space="preserve"> de Visa</w:t>
      </w:r>
      <w:r w:rsidRPr="003E2EC0">
        <w:rPr>
          <w:lang w:val="pt-BR"/>
        </w:rPr>
        <w:t xml:space="preserve"> no valor de US$</w:t>
      </w:r>
      <w:r w:rsidR="00A7235A" w:rsidRPr="003E2EC0">
        <w:rPr>
          <w:lang w:val="pt-BR"/>
        </w:rPr>
        <w:t>20</w:t>
      </w:r>
      <w:r w:rsidR="004A6D22" w:rsidRPr="003E2EC0">
        <w:rPr>
          <w:lang w:val="pt-BR"/>
        </w:rPr>
        <w:t xml:space="preserve"> </w:t>
      </w:r>
      <w:r w:rsidRPr="003E2EC0">
        <w:rPr>
          <w:lang w:val="pt-BR"/>
        </w:rPr>
        <w:t>por completar o estudo.</w:t>
      </w:r>
    </w:p>
    <w:p w14:paraId="56B9EE03" w14:textId="77777777" w:rsidR="009506FE" w:rsidRPr="003E2EC0" w:rsidDel="003E2EC0" w:rsidRDefault="009506FE" w:rsidP="009506FE">
      <w:pPr>
        <w:pStyle w:val="NormalWeb"/>
        <w:spacing w:before="0" w:beforeAutospacing="0" w:after="0" w:afterAutospacing="0"/>
        <w:rPr>
          <w:del w:id="6" w:author="Kendra Dickinson" w:date="2026-07-08T19:48:00Z" w16du:dateUtc="2026-07-08T23:48:00Z"/>
          <w:lang w:val="pt-BR"/>
        </w:rPr>
      </w:pPr>
    </w:p>
    <w:p w14:paraId="75DA7C64" w14:textId="77777777" w:rsidR="003614C8" w:rsidRPr="003E2EC0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Como as informações sobre mim serão mantidas privadas ou confidenciais?</w:t>
      </w:r>
    </w:p>
    <w:p w14:paraId="5C157F0B" w14:textId="22A8AB58" w:rsidR="00696E26" w:rsidRPr="003E2EC0" w:rsidDel="005C67D6" w:rsidRDefault="00696E26" w:rsidP="00531C45">
      <w:pPr>
        <w:pStyle w:val="Heading2"/>
        <w:spacing w:before="0" w:beforeAutospacing="0" w:after="0" w:afterAutospacing="0"/>
        <w:rPr>
          <w:del w:id="7" w:author="Kendra Dickinson" w:date="2026-07-08T19:48:00Z" w16du:dateUtc="2026-07-08T23:48:00Z"/>
          <w:b w:val="0"/>
          <w:bCs w:val="0"/>
          <w:sz w:val="24"/>
          <w:szCs w:val="24"/>
          <w:lang w:val="pt-BR"/>
        </w:rPr>
      </w:pPr>
    </w:p>
    <w:p w14:paraId="04947A07" w14:textId="41DA60AE" w:rsidR="00531C45" w:rsidRPr="003E2EC0" w:rsidRDefault="00696E26" w:rsidP="00C120D5">
      <w:pPr>
        <w:pStyle w:val="NormalWeb"/>
        <w:rPr>
          <w:lang w:val="pt-BR"/>
          <w:rPrChange w:id="8" w:author="Kendra Dickinson" w:date="2026-07-08T19:48:00Z" w16du:dateUtc="2026-07-08T23:48:00Z">
            <w:rPr/>
          </w:rPrChange>
        </w:rPr>
      </w:pPr>
      <w:r w:rsidRPr="003E2EC0">
        <w:rPr>
          <w:lang w:val="pt-BR"/>
          <w:rPrChange w:id="9" w:author="Kendra Dickinson" w:date="2026-07-08T19:48:00Z" w16du:dateUtc="2026-07-08T23:48:00Z">
            <w:rPr/>
          </w:rPrChange>
        </w:rPr>
        <w:t xml:space="preserve">As gravações de áudio serão armazenadas usando um código anônimo de participante e não serão identificadas com os nomes dos participantes ou outras informações diretamente identificáveis. Qualquer informação identificável mencionada durante a gravação, além das informações coletadas por meio do questionário demográfico geral e da própria voz, será removida ou editada. </w:t>
      </w:r>
      <w:r w:rsidR="00531C45" w:rsidRPr="003E2EC0">
        <w:rPr>
          <w:lang w:val="pt-BR"/>
        </w:rPr>
        <w:t>Além disso, nenhuma informação que possa identificá-lo(a) será incluída em qualquer apresentação ou publicação profissional.</w:t>
      </w:r>
      <w:r w:rsidR="00531C45" w:rsidRPr="003E2EC0">
        <w:rPr>
          <w:lang w:val="pt-BR"/>
        </w:rPr>
        <w:br/>
      </w:r>
    </w:p>
    <w:p w14:paraId="15BA734C" w14:textId="7A57B7D4" w:rsidR="003614C8" w:rsidRPr="003E2EC0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286DDBCB" w:rsidR="003614C8" w:rsidRPr="003E2EC0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>S</w:t>
      </w:r>
      <w:r w:rsidR="003614C8" w:rsidRPr="003E2EC0">
        <w:rPr>
          <w:lang w:val="pt-BR"/>
        </w:rPr>
        <w:t xml:space="preserve">uas respostas </w:t>
      </w:r>
      <w:r w:rsidR="00696E26" w:rsidRPr="003E2EC0">
        <w:rPr>
          <w:lang w:val="pt-BR"/>
        </w:rPr>
        <w:t xml:space="preserve">e as suas </w:t>
      </w:r>
      <w:r w:rsidR="00696E26" w:rsidRPr="003E2EC0">
        <w:rPr>
          <w:lang w:val="pt-BR"/>
          <w:rPrChange w:id="10" w:author="Kendra Dickinson" w:date="2026-07-08T19:48:00Z" w16du:dateUtc="2026-07-08T23:48:00Z">
            <w:rPr/>
          </w:rPrChange>
        </w:rPr>
        <w:t>gravações</w:t>
      </w:r>
      <w:r w:rsidR="00696E26" w:rsidRPr="003E2EC0">
        <w:rPr>
          <w:lang w:val="pt-BR"/>
        </w:rPr>
        <w:t xml:space="preserve"> </w:t>
      </w:r>
      <w:r w:rsidR="003614C8" w:rsidRPr="003E2EC0">
        <w:rPr>
          <w:lang w:val="pt-BR"/>
        </w:rPr>
        <w:t>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3E2EC0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3E2EC0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3E2EC0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3E2EC0">
        <w:rPr>
          <w:rFonts w:cs="Times New Roman"/>
          <w:lang w:val="pt-BR"/>
        </w:rPr>
        <w:t xml:space="preserve">A participação </w:t>
      </w:r>
      <w:r w:rsidR="002B288F" w:rsidRPr="003E2EC0">
        <w:rPr>
          <w:rFonts w:cs="Times New Roman"/>
          <w:lang w:val="pt-BR"/>
        </w:rPr>
        <w:t>d</w:t>
      </w:r>
      <w:r w:rsidRPr="003E2EC0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3E2EC0">
        <w:rPr>
          <w:rFonts w:cs="Times New Roman"/>
          <w:lang w:val="pt-BR"/>
        </w:rPr>
        <w:t xml:space="preserve"> </w:t>
      </w:r>
      <w:r w:rsidR="003614C8" w:rsidRPr="003E2EC0">
        <w:rPr>
          <w:rFonts w:cs="Times New Roman"/>
          <w:lang w:val="pt-BR"/>
        </w:rPr>
        <w:t xml:space="preserve">Se você escolher participar agora, poderá mudar de ideia e </w:t>
      </w:r>
      <w:r w:rsidR="002B288F" w:rsidRPr="003E2EC0">
        <w:rPr>
          <w:rFonts w:cs="Times New Roman"/>
          <w:lang w:val="pt-BR"/>
        </w:rPr>
        <w:t>se retirar</w:t>
      </w:r>
      <w:r w:rsidR="003614C8" w:rsidRPr="003E2EC0">
        <w:rPr>
          <w:rFonts w:cs="Times New Roman"/>
          <w:lang w:val="pt-BR"/>
        </w:rPr>
        <w:t xml:space="preserve"> do estudo mais tarde. Você também poderá retirar seu consentimento para o uso</w:t>
      </w:r>
      <w:r w:rsidRPr="003E2EC0">
        <w:rPr>
          <w:rFonts w:cs="Times New Roman"/>
          <w:lang w:val="pt-BR"/>
        </w:rPr>
        <w:t xml:space="preserve"> dos seus dados</w:t>
      </w:r>
      <w:r w:rsidR="003614C8" w:rsidRPr="003E2EC0">
        <w:rPr>
          <w:rFonts w:cs="Times New Roman"/>
          <w:lang w:val="pt-BR"/>
        </w:rPr>
        <w:t>, mas deverá faz</w:t>
      </w:r>
      <w:r w:rsidRPr="003E2EC0">
        <w:rPr>
          <w:rFonts w:cs="Times New Roman"/>
          <w:lang w:val="pt-BR"/>
        </w:rPr>
        <w:t>er isso</w:t>
      </w:r>
      <w:r w:rsidR="003614C8" w:rsidRPr="003E2EC0">
        <w:rPr>
          <w:rFonts w:cs="Times New Roman"/>
          <w:lang w:val="pt-BR"/>
        </w:rPr>
        <w:t xml:space="preserve"> por escrito </w:t>
      </w:r>
      <w:r w:rsidRPr="003E2EC0">
        <w:rPr>
          <w:rFonts w:cs="Times New Roman"/>
          <w:lang w:val="pt-BR"/>
        </w:rPr>
        <w:t>ao</w:t>
      </w:r>
      <w:r w:rsidR="009506FE" w:rsidRPr="003E2EC0">
        <w:rPr>
          <w:rFonts w:cs="Times New Roman"/>
          <w:lang w:val="pt-BR"/>
        </w:rPr>
        <w:t>s</w:t>
      </w:r>
      <w:r w:rsidR="003614C8" w:rsidRPr="003E2EC0">
        <w:rPr>
          <w:rFonts w:cs="Times New Roman"/>
          <w:lang w:val="pt-BR"/>
        </w:rPr>
        <w:t xml:space="preserve"> Investigador</w:t>
      </w:r>
      <w:r w:rsidR="009506FE" w:rsidRPr="003E2EC0">
        <w:rPr>
          <w:rFonts w:cs="Times New Roman"/>
          <w:lang w:val="pt-BR"/>
        </w:rPr>
        <w:t xml:space="preserve">es </w:t>
      </w:r>
      <w:r w:rsidR="003614C8" w:rsidRPr="003E2EC0">
        <w:rPr>
          <w:rFonts w:cs="Times New Roman"/>
          <w:lang w:val="pt-BR"/>
        </w:rPr>
        <w:t>Principa</w:t>
      </w:r>
      <w:r w:rsidR="009506FE" w:rsidRPr="003E2EC0">
        <w:rPr>
          <w:rFonts w:cs="Times New Roman"/>
          <w:lang w:val="pt-BR"/>
        </w:rPr>
        <w:t>is</w:t>
      </w:r>
      <w:r w:rsidR="003614C8" w:rsidRPr="003E2EC0">
        <w:rPr>
          <w:rFonts w:cs="Times New Roman"/>
          <w:lang w:val="pt-BR"/>
        </w:rPr>
        <w:t xml:space="preserve">, </w:t>
      </w:r>
      <w:r w:rsidRPr="003E2EC0">
        <w:rPr>
          <w:rFonts w:cs="Times New Roman"/>
          <w:lang w:val="pt-BR"/>
        </w:rPr>
        <w:t>Robert Esposito</w:t>
      </w:r>
      <w:r w:rsidR="009506FE" w:rsidRPr="003E2EC0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3E2EC0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3E2EC0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Com quem posso entrar em contato se tiver perguntas?</w:t>
      </w:r>
    </w:p>
    <w:p w14:paraId="2FAB5629" w14:textId="4EDE8ECC" w:rsidR="009506FE" w:rsidRPr="003E2EC0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 xml:space="preserve">Se tiver perguntas sobre sua participação </w:t>
      </w:r>
      <w:r w:rsidR="002B288F" w:rsidRPr="003E2EC0">
        <w:rPr>
          <w:lang w:val="pt-BR"/>
        </w:rPr>
        <w:t>d</w:t>
      </w:r>
      <w:r w:rsidRPr="003E2EC0">
        <w:rPr>
          <w:lang w:val="pt-BR"/>
        </w:rPr>
        <w:t xml:space="preserve">este estudo, você pode entrar em contato com </w:t>
      </w:r>
      <w:r w:rsidR="009506FE" w:rsidRPr="003E2EC0">
        <w:rPr>
          <w:lang w:val="pt-BR"/>
        </w:rPr>
        <w:t>os Investigadores Principais, Robert Esposito (</w:t>
      </w:r>
      <w:r w:rsidR="00F909E5" w:rsidRPr="003E2EC0">
        <w:rPr>
          <w:lang w:val="pt-BR"/>
          <w:rPrChange w:id="11" w:author="Kendra Dickinson" w:date="2026-07-08T19:48:00Z" w16du:dateUtc="2026-07-08T23:48:00Z">
            <w:rPr/>
          </w:rPrChange>
        </w:rPr>
        <w:fldChar w:fldCharType="begin"/>
      </w:r>
      <w:r w:rsidR="00F909E5" w:rsidRPr="003E2EC0">
        <w:rPr>
          <w:lang w:val="pt-BR"/>
          <w:rPrChange w:id="12" w:author="Kendra Dickinson" w:date="2026-07-08T19:48:00Z" w16du:dateUtc="2026-07-08T23:48:00Z">
            <w:rPr/>
          </w:rPrChange>
        </w:rPr>
        <w:instrText>HYPERLINK "mailto:rme70@scarletmail.rutgers.edu"</w:instrText>
      </w:r>
      <w:r w:rsidR="00F909E5" w:rsidRPr="00B525BC">
        <w:rPr>
          <w:lang w:val="pt-BR"/>
        </w:rPr>
      </w:r>
      <w:r w:rsidR="00F909E5" w:rsidRPr="003E2EC0">
        <w:rPr>
          <w:lang w:val="pt-BR"/>
          <w:rPrChange w:id="13" w:author="Kendra Dickinson" w:date="2026-07-08T19:48:00Z" w16du:dateUtc="2026-07-08T23:48:00Z">
            <w:rPr/>
          </w:rPrChange>
        </w:rPr>
        <w:fldChar w:fldCharType="separate"/>
      </w:r>
      <w:r w:rsidR="00F909E5" w:rsidRPr="003E2EC0">
        <w:rPr>
          <w:rStyle w:val="Hyperlink"/>
          <w:lang w:val="pt-BR"/>
        </w:rPr>
        <w:t>rme70@scarletmail.rutgers.edu</w:t>
      </w:r>
      <w:r w:rsidR="00F909E5" w:rsidRPr="003E2EC0">
        <w:rPr>
          <w:lang w:val="pt-BR"/>
          <w:rPrChange w:id="14" w:author="Kendra Dickinson" w:date="2026-07-08T19:48:00Z" w16du:dateUtc="2026-07-08T23:48:00Z">
            <w:rPr/>
          </w:rPrChange>
        </w:rPr>
        <w:fldChar w:fldCharType="end"/>
      </w:r>
      <w:r w:rsidR="009506FE" w:rsidRPr="003E2EC0">
        <w:rPr>
          <w:lang w:val="pt-BR"/>
        </w:rPr>
        <w:t>)</w:t>
      </w:r>
      <w:r w:rsidR="00F909E5" w:rsidRPr="003E2EC0">
        <w:rPr>
          <w:lang w:val="pt-BR"/>
        </w:rPr>
        <w:t xml:space="preserve"> </w:t>
      </w:r>
      <w:r w:rsidR="009506FE" w:rsidRPr="003E2EC0">
        <w:rPr>
          <w:lang w:val="pt-BR"/>
        </w:rPr>
        <w:t>ou Kendra Dickinson: (</w:t>
      </w:r>
      <w:r w:rsidR="009506FE" w:rsidRPr="003E2EC0">
        <w:rPr>
          <w:lang w:val="pt-BR"/>
          <w:rPrChange w:id="15" w:author="Kendra Dickinson" w:date="2026-07-08T19:48:00Z" w16du:dateUtc="2026-07-08T23:48:00Z">
            <w:rPr/>
          </w:rPrChange>
        </w:rPr>
        <w:fldChar w:fldCharType="begin"/>
      </w:r>
      <w:r w:rsidR="009506FE" w:rsidRPr="003E2EC0">
        <w:rPr>
          <w:lang w:val="pt-BR"/>
          <w:rPrChange w:id="16" w:author="Kendra Dickinson" w:date="2026-07-08T19:48:00Z" w16du:dateUtc="2026-07-08T23:48:00Z">
            <w:rPr/>
          </w:rPrChange>
        </w:rPr>
        <w:instrText>HYPERLINK "mailto:kendra.dickinson@rutgers.edu"</w:instrText>
      </w:r>
      <w:r w:rsidR="009506FE" w:rsidRPr="00B525BC">
        <w:rPr>
          <w:lang w:val="pt-BR"/>
        </w:rPr>
      </w:r>
      <w:r w:rsidR="009506FE" w:rsidRPr="003E2EC0">
        <w:rPr>
          <w:lang w:val="pt-BR"/>
          <w:rPrChange w:id="17" w:author="Kendra Dickinson" w:date="2026-07-08T19:48:00Z" w16du:dateUtc="2026-07-08T23:48:00Z">
            <w:rPr/>
          </w:rPrChange>
        </w:rPr>
        <w:fldChar w:fldCharType="separate"/>
      </w:r>
      <w:r w:rsidR="009506FE" w:rsidRPr="003E2EC0">
        <w:rPr>
          <w:rStyle w:val="Hyperlink"/>
          <w:lang w:val="pt-BR"/>
        </w:rPr>
        <w:t>kendra.dickinson@rutgers.edu</w:t>
      </w:r>
      <w:r w:rsidR="009506FE" w:rsidRPr="003E2EC0">
        <w:rPr>
          <w:lang w:val="pt-BR"/>
          <w:rPrChange w:id="18" w:author="Kendra Dickinson" w:date="2026-07-08T19:48:00Z" w16du:dateUtc="2026-07-08T23:48:00Z">
            <w:rPr/>
          </w:rPrChange>
        </w:rPr>
        <w:fldChar w:fldCharType="end"/>
      </w:r>
      <w:r w:rsidR="009506FE" w:rsidRPr="003E2EC0">
        <w:rPr>
          <w:lang w:val="pt-BR"/>
        </w:rPr>
        <w:t>).</w:t>
      </w:r>
    </w:p>
    <w:p w14:paraId="06DC6AFF" w14:textId="0156E59B" w:rsidR="003614C8" w:rsidRPr="003E2EC0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3E2EC0">
        <w:rPr>
          <w:lang w:val="pt-BR"/>
        </w:rPr>
        <w:t>S</w:t>
      </w:r>
      <w:r w:rsidR="003614C8" w:rsidRPr="003E2EC0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r w:rsidR="003614C8" w:rsidRPr="003E2EC0">
        <w:rPr>
          <w:lang w:val="pt-BR"/>
          <w:rPrChange w:id="19" w:author="Kendra Dickinson" w:date="2026-07-08T19:48:00Z" w16du:dateUtc="2026-07-08T23:48:00Z">
            <w:rPr/>
          </w:rPrChange>
        </w:rPr>
        <w:fldChar w:fldCharType="begin"/>
      </w:r>
      <w:r w:rsidR="003614C8" w:rsidRPr="003E2EC0">
        <w:rPr>
          <w:lang w:val="pt-BR"/>
          <w:rPrChange w:id="20" w:author="Kendra Dickinson" w:date="2026-07-08T19:48:00Z" w16du:dateUtc="2026-07-08T23:48:00Z">
            <w:rPr/>
          </w:rPrChange>
        </w:rPr>
        <w:instrText>HYPERLINK "mailto:irboffice@research.rutgers.edu"</w:instrText>
      </w:r>
      <w:r w:rsidR="003614C8" w:rsidRPr="00B525BC">
        <w:rPr>
          <w:lang w:val="pt-BR"/>
        </w:rPr>
      </w:r>
      <w:r w:rsidR="003614C8" w:rsidRPr="003E2EC0">
        <w:rPr>
          <w:lang w:val="pt-BR"/>
          <w:rPrChange w:id="21" w:author="Kendra Dickinson" w:date="2026-07-08T19:48:00Z" w16du:dateUtc="2026-07-08T23:48:00Z">
            <w:rPr/>
          </w:rPrChange>
        </w:rPr>
        <w:fldChar w:fldCharType="separate"/>
      </w:r>
      <w:r w:rsidR="003614C8" w:rsidRPr="003E2EC0">
        <w:rPr>
          <w:rStyle w:val="Hyperlink"/>
          <w:lang w:val="pt-BR"/>
        </w:rPr>
        <w:t>irboffice@research.rutgers.edu</w:t>
      </w:r>
      <w:r w:rsidR="003614C8" w:rsidRPr="003E2EC0">
        <w:rPr>
          <w:lang w:val="pt-BR"/>
          <w:rPrChange w:id="22" w:author="Kendra Dickinson" w:date="2026-07-08T19:48:00Z" w16du:dateUtc="2026-07-08T23:48:00Z">
            <w:rPr/>
          </w:rPrChange>
        </w:rPr>
        <w:fldChar w:fldCharType="end"/>
      </w:r>
      <w:r w:rsidR="003614C8" w:rsidRPr="003E2EC0">
        <w:rPr>
          <w:lang w:val="pt-BR"/>
        </w:rPr>
        <w:t xml:space="preserve">, ou por correspondência para 335 George Street, </w:t>
      </w:r>
      <w:proofErr w:type="spellStart"/>
      <w:r w:rsidR="003614C8" w:rsidRPr="003E2EC0">
        <w:rPr>
          <w:lang w:val="pt-BR"/>
        </w:rPr>
        <w:t>Liberty</w:t>
      </w:r>
      <w:proofErr w:type="spellEnd"/>
      <w:r w:rsidR="003614C8" w:rsidRPr="003E2EC0">
        <w:rPr>
          <w:lang w:val="pt-BR"/>
        </w:rPr>
        <w:t xml:space="preserve"> Plaza </w:t>
      </w:r>
      <w:proofErr w:type="spellStart"/>
      <w:r w:rsidR="003614C8" w:rsidRPr="003E2EC0">
        <w:rPr>
          <w:lang w:val="pt-BR"/>
        </w:rPr>
        <w:t>Suite</w:t>
      </w:r>
      <w:proofErr w:type="spellEnd"/>
      <w:r w:rsidR="003614C8" w:rsidRPr="003E2EC0">
        <w:rPr>
          <w:lang w:val="pt-BR"/>
        </w:rPr>
        <w:t xml:space="preserve"> 3200, New Brunswick, NJ 08901.</w:t>
      </w:r>
    </w:p>
    <w:p w14:paraId="5A2E32FC" w14:textId="77777777" w:rsidR="009506FE" w:rsidRPr="003E2EC0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3E2EC0" w:rsidRDefault="009506FE" w:rsidP="009506FE">
      <w:pPr>
        <w:pStyle w:val="isselectedend"/>
        <w:rPr>
          <w:lang w:val="pt-BR"/>
        </w:rPr>
      </w:pPr>
      <w:r w:rsidRPr="003E2EC0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3E2EC0" w:rsidRDefault="009506FE" w:rsidP="009506FE">
      <w:pPr>
        <w:pStyle w:val="NormalWeb"/>
        <w:rPr>
          <w:lang w:val="pt-BR"/>
        </w:rPr>
      </w:pPr>
      <w:r w:rsidRPr="003E2EC0">
        <w:rPr>
          <w:lang w:val="pt-BR"/>
        </w:rPr>
        <w:lastRenderedPageBreak/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4294BE66" w14:textId="751AC07D" w:rsidR="481E5E4B" w:rsidRPr="003E2EC0" w:rsidRDefault="481E5E4B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p w14:paraId="5B68F9ED" w14:textId="77777777" w:rsidR="009506FE" w:rsidRPr="003E2EC0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3E2EC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C0DEC" w14:textId="77777777" w:rsidR="00C635D0" w:rsidRDefault="00C635D0">
      <w:pPr>
        <w:spacing w:after="0" w:line="240" w:lineRule="auto"/>
      </w:pPr>
      <w:r>
        <w:separator/>
      </w:r>
    </w:p>
  </w:endnote>
  <w:endnote w:type="continuationSeparator" w:id="0">
    <w:p w14:paraId="0536CBFB" w14:textId="77777777" w:rsidR="00C635D0" w:rsidRDefault="00C63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481E5E4B" w14:paraId="38FFC531" w14:textId="77777777" w:rsidTr="0066569A">
      <w:trPr>
        <w:trHeight w:val="300"/>
      </w:trPr>
      <w:tc>
        <w:tcPr>
          <w:tcW w:w="3870" w:type="dxa"/>
        </w:tcPr>
        <w:p w14:paraId="749CA92F" w14:textId="5767ABAB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  <w:r w:rsidR="0066569A">
            <w:rPr>
              <w:rFonts w:ascii="Arial" w:hAnsi="Arial" w:cs="Arial"/>
              <w:sz w:val="16"/>
              <w:szCs w:val="22"/>
            </w:rPr>
            <w:t>0</w:t>
          </w:r>
          <w:r w:rsidR="007E528B">
            <w:rPr>
              <w:rFonts w:ascii="Arial" w:hAnsi="Arial" w:cs="Arial"/>
              <w:sz w:val="16"/>
              <w:szCs w:val="22"/>
            </w:rPr>
            <w:t>7</w:t>
          </w:r>
          <w:r w:rsidR="0066569A">
            <w:rPr>
              <w:rFonts w:ascii="Arial" w:hAnsi="Arial" w:cs="Arial"/>
              <w:sz w:val="16"/>
              <w:szCs w:val="22"/>
            </w:rPr>
            <w:t>.</w:t>
          </w:r>
          <w:r w:rsidR="007E528B">
            <w:rPr>
              <w:rFonts w:ascii="Arial" w:hAnsi="Arial" w:cs="Arial"/>
              <w:sz w:val="16"/>
              <w:szCs w:val="22"/>
            </w:rPr>
            <w:t>0</w:t>
          </w:r>
          <w:ins w:id="23" w:author="Kendra Dickinson" w:date="2026-07-08T19:50:00Z" w16du:dateUtc="2026-07-08T23:50:00Z">
            <w:r w:rsidR="00B525BC">
              <w:rPr>
                <w:rFonts w:ascii="Arial" w:hAnsi="Arial" w:cs="Arial"/>
                <w:sz w:val="16"/>
                <w:szCs w:val="22"/>
              </w:rPr>
              <w:t>8</w:t>
            </w:r>
          </w:ins>
          <w:del w:id="24" w:author="Kendra Dickinson" w:date="2026-07-08T19:49:00Z" w16du:dateUtc="2026-07-08T23:49:00Z">
            <w:r w:rsidR="007E528B" w:rsidDel="00B525BC">
              <w:rPr>
                <w:rFonts w:ascii="Arial" w:hAnsi="Arial" w:cs="Arial"/>
                <w:sz w:val="16"/>
                <w:szCs w:val="22"/>
              </w:rPr>
              <w:delText>2</w:delText>
            </w:r>
          </w:del>
          <w:r w:rsidR="0066569A">
            <w:rPr>
              <w:rFonts w:ascii="Arial" w:hAnsi="Arial" w:cs="Arial"/>
              <w:sz w:val="16"/>
              <w:szCs w:val="22"/>
            </w:rPr>
            <w:t>.26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237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74AED" w14:textId="77777777" w:rsidR="00C635D0" w:rsidRDefault="00C635D0">
      <w:pPr>
        <w:spacing w:after="0" w:line="240" w:lineRule="auto"/>
      </w:pPr>
      <w:r>
        <w:separator/>
      </w:r>
    </w:p>
  </w:footnote>
  <w:footnote w:type="continuationSeparator" w:id="0">
    <w:p w14:paraId="36010A2E" w14:textId="77777777" w:rsidR="00C635D0" w:rsidRDefault="00C63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dra Dickinson">
    <w15:presenceInfo w15:providerId="AD" w15:userId="S::kd866@spanport.rutgers.edu::453a5979-f629-47c6-b178-c7feeb10d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090C76"/>
    <w:rsid w:val="001D0E45"/>
    <w:rsid w:val="0021B748"/>
    <w:rsid w:val="00265DC6"/>
    <w:rsid w:val="002B288F"/>
    <w:rsid w:val="003343FA"/>
    <w:rsid w:val="003614C8"/>
    <w:rsid w:val="003950CA"/>
    <w:rsid w:val="003E2EC0"/>
    <w:rsid w:val="004A6D22"/>
    <w:rsid w:val="00521FB5"/>
    <w:rsid w:val="00531C45"/>
    <w:rsid w:val="005C67D6"/>
    <w:rsid w:val="006578BF"/>
    <w:rsid w:val="0066569A"/>
    <w:rsid w:val="00696E26"/>
    <w:rsid w:val="006B54B3"/>
    <w:rsid w:val="00717502"/>
    <w:rsid w:val="007E528B"/>
    <w:rsid w:val="00888D70"/>
    <w:rsid w:val="008E3A00"/>
    <w:rsid w:val="009506FE"/>
    <w:rsid w:val="009D4757"/>
    <w:rsid w:val="00A7235A"/>
    <w:rsid w:val="00B21EBB"/>
    <w:rsid w:val="00B5222B"/>
    <w:rsid w:val="00B525BC"/>
    <w:rsid w:val="00BA61F8"/>
    <w:rsid w:val="00C120D5"/>
    <w:rsid w:val="00C635D0"/>
    <w:rsid w:val="00D415B9"/>
    <w:rsid w:val="00D90B01"/>
    <w:rsid w:val="00E042D2"/>
    <w:rsid w:val="00F909E5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778</Words>
  <Characters>4782</Characters>
  <Application>Microsoft Office Word</Application>
  <DocSecurity>0</DocSecurity>
  <Lines>99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5</cp:revision>
  <dcterms:created xsi:type="dcterms:W3CDTF">2026-07-08T23:46:00Z</dcterms:created>
  <dcterms:modified xsi:type="dcterms:W3CDTF">2026-07-08T23:50:00Z</dcterms:modified>
</cp:coreProperties>
</file>