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AEFDD" w14:textId="77777777" w:rsidR="004620AB" w:rsidRDefault="004620AB" w:rsidP="004620AB">
      <w:pPr>
        <w:pStyle w:val="NormalWeb"/>
      </w:pPr>
      <w:r>
        <w:rPr>
          <w:rStyle w:val="Strong"/>
        </w:rPr>
        <w:t>CONSENT TO PARTICIPATE IN RESEARCH</w:t>
      </w:r>
    </w:p>
    <w:p w14:paraId="2A10A85C" w14:textId="77777777" w:rsidR="004620AB" w:rsidRDefault="004620AB" w:rsidP="004620AB">
      <w:pPr>
        <w:pStyle w:val="NormalWeb"/>
      </w:pPr>
      <w:r>
        <w:rPr>
          <w:rStyle w:val="Strong"/>
        </w:rPr>
        <w:t>Study title:</w:t>
      </w:r>
      <w:r>
        <w:t xml:space="preserve"> Portuguese in New Jersey</w:t>
      </w:r>
      <w:r>
        <w:br/>
      </w:r>
      <w:r>
        <w:rPr>
          <w:rStyle w:val="Strong"/>
        </w:rPr>
        <w:t>Principal Investigators:</w:t>
      </w:r>
      <w:r>
        <w:t xml:space="preserve"> Robert Esposito; Kendra Dickinson, PhD</w:t>
      </w:r>
    </w:p>
    <w:p w14:paraId="5C17984E" w14:textId="77777777" w:rsidR="004620AB" w:rsidRDefault="004620AB" w:rsidP="004620AB">
      <w:pPr>
        <w:pStyle w:val="NormalWeb"/>
        <w:jc w:val="both"/>
      </w:pPr>
      <w:r>
        <w:t>This form is part of an informed consent process for a research study and will provide information to help you decide whether you wish to participate. After all of your questions have been answered, if you wish to participate in the study, you will be asked to state orally that you wish to participate. You will receive a copy of this form to keep. The decision to participate or not is yours. Your alternative to participating in the research is not to participate and to withdraw.</w:t>
      </w:r>
    </w:p>
    <w:p w14:paraId="103AD2BD" w14:textId="77777777" w:rsidR="004620AB" w:rsidRDefault="004620AB" w:rsidP="004620AB">
      <w:pPr>
        <w:pStyle w:val="NormalWeb"/>
        <w:spacing w:before="0" w:beforeAutospacing="0" w:after="0" w:afterAutospacing="0"/>
        <w:jc w:val="both"/>
      </w:pPr>
      <w:r>
        <w:rPr>
          <w:rStyle w:val="Strong"/>
        </w:rPr>
        <w:t>Who is conducting this research study and what is it about?</w:t>
      </w:r>
    </w:p>
    <w:p w14:paraId="3BB34D70" w14:textId="77777777" w:rsidR="004620AB" w:rsidRDefault="004620AB" w:rsidP="004620AB">
      <w:pPr>
        <w:pStyle w:val="NormalWeb"/>
        <w:spacing w:before="0" w:beforeAutospacing="0" w:after="0" w:afterAutospacing="0"/>
        <w:jc w:val="both"/>
      </w:pPr>
      <w:r>
        <w:t>This research study is being conducted by Robert Esposito, a doctoral student in the Department of Spanish and Portuguese at Rutgers University, and Dr. Kendra Dickinson, Assistant Professor at the same institution. The purpose of this study is to better understand how Portuguese speakers in New Jersey use the language.</w:t>
      </w:r>
    </w:p>
    <w:p w14:paraId="52D7AF13" w14:textId="77777777" w:rsidR="004620AB" w:rsidRDefault="004620AB" w:rsidP="004620AB">
      <w:pPr>
        <w:pStyle w:val="NormalWeb"/>
        <w:spacing w:before="0" w:beforeAutospacing="0" w:after="0" w:afterAutospacing="0"/>
        <w:jc w:val="both"/>
      </w:pPr>
    </w:p>
    <w:p w14:paraId="68AEA50A" w14:textId="77777777" w:rsidR="004620AB" w:rsidRDefault="004620AB" w:rsidP="004620AB">
      <w:pPr>
        <w:pStyle w:val="NormalWeb"/>
        <w:spacing w:before="0" w:beforeAutospacing="0" w:after="0" w:afterAutospacing="0"/>
        <w:jc w:val="both"/>
      </w:pPr>
      <w:r>
        <w:rPr>
          <w:rStyle w:val="Strong"/>
        </w:rPr>
        <w:t>What will I be asked to do if I participate?</w:t>
      </w:r>
    </w:p>
    <w:p w14:paraId="0EFE6B4B" w14:textId="02C96A6D" w:rsidR="004620AB" w:rsidRDefault="004620AB" w:rsidP="004620AB">
      <w:pPr>
        <w:pStyle w:val="NormalWeb"/>
        <w:spacing w:before="0" w:beforeAutospacing="0" w:after="0" w:afterAutospacing="0"/>
        <w:jc w:val="both"/>
      </w:pPr>
      <w:r>
        <w:t xml:space="preserve">Your participation will take approximately </w:t>
      </w:r>
      <w:r w:rsidR="00345EBC">
        <w:t>45-60</w:t>
      </w:r>
      <w:r>
        <w:t xml:space="preserve"> minutes</w:t>
      </w:r>
      <w:r w:rsidRPr="00ED06B5">
        <w:t xml:space="preserve">. </w:t>
      </w:r>
      <w:r w:rsidR="00ED06B5" w:rsidRPr="00586737">
        <w:t xml:space="preserve">We will </w:t>
      </w:r>
      <w:r w:rsidR="00ED06B5" w:rsidRPr="00586737">
        <w:rPr>
          <w:color w:val="0070C0"/>
        </w:rPr>
        <w:t xml:space="preserve">audio-record </w:t>
      </w:r>
      <w:r w:rsidR="00ED06B5" w:rsidRPr="00586737">
        <w:t>your participation in this research</w:t>
      </w:r>
      <w:r w:rsidR="00ED06B5" w:rsidRPr="00586737">
        <w:rPr>
          <w:color w:val="0070C0"/>
        </w:rPr>
        <w:t xml:space="preserve">. </w:t>
      </w:r>
      <w:r w:rsidRPr="00ED06B5">
        <w:t xml:space="preserve">The study includes several sections, which </w:t>
      </w:r>
      <w:r>
        <w:t xml:space="preserve">you will complete with the guidance of the researcher. You will be asked to read a series of sentences aloud, retell a short story in your own words, </w:t>
      </w:r>
      <w:ins w:id="0" w:author="Kendra Dickinson" w:date="2026-07-08T19:51:00Z" w16du:dateUtc="2026-07-08T23:51:00Z">
        <w:r w:rsidR="00DC4D0B">
          <w:t xml:space="preserve">evaluate a list of words, </w:t>
        </w:r>
      </w:ins>
      <w:r>
        <w:t>and answer questions about how you use the language. You will also answer some general demographic questions about yourself, such as your age, your place of birth, and other similar information.</w:t>
      </w:r>
    </w:p>
    <w:p w14:paraId="1ED404AD" w14:textId="77777777" w:rsidR="004620AB" w:rsidRDefault="004620AB" w:rsidP="004620AB">
      <w:pPr>
        <w:pStyle w:val="NormalWeb"/>
        <w:spacing w:before="0" w:beforeAutospacing="0" w:after="0" w:afterAutospacing="0"/>
        <w:jc w:val="both"/>
      </w:pPr>
    </w:p>
    <w:p w14:paraId="5166DCFC" w14:textId="77777777" w:rsidR="004620AB" w:rsidRDefault="004620AB" w:rsidP="004620AB">
      <w:pPr>
        <w:pStyle w:val="NormalWeb"/>
        <w:spacing w:before="0" w:beforeAutospacing="0" w:after="0" w:afterAutospacing="0"/>
        <w:jc w:val="both"/>
      </w:pPr>
      <w:r>
        <w:rPr>
          <w:rStyle w:val="Strong"/>
        </w:rPr>
        <w:t>What risks or discomforts might I experience if I participate in the study?</w:t>
      </w:r>
    </w:p>
    <w:p w14:paraId="723886FC" w14:textId="77777777" w:rsidR="004620AB" w:rsidRDefault="004620AB" w:rsidP="004620AB">
      <w:pPr>
        <w:pStyle w:val="NormalWeb"/>
        <w:spacing w:before="0" w:beforeAutospacing="0" w:after="0" w:afterAutospacing="0"/>
        <w:jc w:val="both"/>
      </w:pPr>
      <w:r>
        <w:t>There are no known risks associated with participation in this study. However, some questions may make you feel uncomfortable. If this happens, you may decide not to answer those questions or to withdraw completely from the study. You are not required to answer questions that make you uncomfortable, and you may tell the interviewer that you do not wish to answer any question. If you decide to stop the interview, your responses will NOT be saved. The risk of a breach of confidentiality is a possible harm in any study, but we have implemented a data security plan to minimize this risk.</w:t>
      </w:r>
    </w:p>
    <w:p w14:paraId="73F7145E" w14:textId="77777777" w:rsidR="00224482" w:rsidRDefault="00224482" w:rsidP="004620AB">
      <w:pPr>
        <w:pStyle w:val="NormalWeb"/>
        <w:spacing w:before="0" w:beforeAutospacing="0" w:after="0" w:afterAutospacing="0"/>
        <w:jc w:val="both"/>
      </w:pPr>
    </w:p>
    <w:p w14:paraId="7D9F70C6" w14:textId="77777777" w:rsidR="004620AB" w:rsidRDefault="004620AB" w:rsidP="004620AB">
      <w:pPr>
        <w:pStyle w:val="NormalWeb"/>
        <w:spacing w:before="0" w:beforeAutospacing="0" w:after="0" w:afterAutospacing="0"/>
        <w:jc w:val="both"/>
      </w:pPr>
      <w:r>
        <w:rPr>
          <w:rStyle w:val="Strong"/>
        </w:rPr>
        <w:t>Are there benefits to me if I choose to participate in this study?</w:t>
      </w:r>
    </w:p>
    <w:p w14:paraId="68B6461A" w14:textId="77777777" w:rsidR="004620AB" w:rsidRDefault="004620AB" w:rsidP="004620AB">
      <w:pPr>
        <w:pStyle w:val="NormalWeb"/>
        <w:spacing w:before="0" w:beforeAutospacing="0" w:after="0" w:afterAutospacing="0"/>
        <w:jc w:val="both"/>
      </w:pPr>
      <w:r>
        <w:t>There are no direct benefits to you for participating in this research. However, you will contribute to knowledge about the experiences and language use of Portuguese speakers in New Jersey.</w:t>
      </w:r>
    </w:p>
    <w:p w14:paraId="4591BA7C" w14:textId="77777777" w:rsidR="004620AB" w:rsidRDefault="004620AB" w:rsidP="004620AB">
      <w:pPr>
        <w:pStyle w:val="NormalWeb"/>
        <w:spacing w:before="0" w:beforeAutospacing="0" w:after="0" w:afterAutospacing="0"/>
        <w:jc w:val="both"/>
      </w:pPr>
    </w:p>
    <w:p w14:paraId="33AC3C1F" w14:textId="77777777" w:rsidR="004620AB" w:rsidRDefault="004620AB" w:rsidP="004620AB">
      <w:pPr>
        <w:pStyle w:val="NormalWeb"/>
        <w:spacing w:before="0" w:beforeAutospacing="0" w:after="0" w:afterAutospacing="0"/>
        <w:jc w:val="both"/>
      </w:pPr>
      <w:r>
        <w:rPr>
          <w:rStyle w:val="Strong"/>
        </w:rPr>
        <w:t>Will I receive any payment for participating in this study?</w:t>
      </w:r>
    </w:p>
    <w:p w14:paraId="718B4195" w14:textId="47B3542C" w:rsidR="004620AB" w:rsidRDefault="004620AB" w:rsidP="004620AB">
      <w:pPr>
        <w:pStyle w:val="NormalWeb"/>
        <w:spacing w:before="0" w:beforeAutospacing="0" w:after="0" w:afterAutospacing="0"/>
        <w:jc w:val="both"/>
      </w:pPr>
      <w:r>
        <w:t>You will receive a</w:t>
      </w:r>
      <w:r w:rsidR="00224482">
        <w:t xml:space="preserve"> </w:t>
      </w:r>
      <w:r w:rsidR="009D6829">
        <w:t xml:space="preserve">Visa </w:t>
      </w:r>
      <w:r>
        <w:t xml:space="preserve">gift card in the amount </w:t>
      </w:r>
      <w:r w:rsidRPr="00345EBC">
        <w:t>of US$</w:t>
      </w:r>
      <w:r w:rsidR="00345EBC" w:rsidRPr="00345EBC">
        <w:t>20</w:t>
      </w:r>
      <w:r w:rsidRPr="00345EBC">
        <w:t xml:space="preserve"> for completing</w:t>
      </w:r>
      <w:r>
        <w:t xml:space="preserve"> the study.</w:t>
      </w:r>
    </w:p>
    <w:p w14:paraId="1E42D844" w14:textId="77777777" w:rsidR="004620AB" w:rsidRDefault="004620AB" w:rsidP="004620AB">
      <w:pPr>
        <w:pStyle w:val="NormalWeb"/>
        <w:spacing w:before="0" w:beforeAutospacing="0" w:after="0" w:afterAutospacing="0"/>
        <w:jc w:val="both"/>
      </w:pPr>
    </w:p>
    <w:p w14:paraId="065FE68C" w14:textId="77777777" w:rsidR="004620AB" w:rsidRDefault="004620AB" w:rsidP="004620AB">
      <w:pPr>
        <w:pStyle w:val="NormalWeb"/>
        <w:spacing w:before="0" w:beforeAutospacing="0" w:after="0" w:afterAutospacing="0"/>
        <w:jc w:val="both"/>
      </w:pPr>
      <w:r>
        <w:rPr>
          <w:rStyle w:val="Strong"/>
        </w:rPr>
        <w:t>How will information about me be kept private or confidential?</w:t>
      </w:r>
    </w:p>
    <w:p w14:paraId="7ACFE9CE" w14:textId="202444FB" w:rsidR="00ED06B5" w:rsidRDefault="00ED06B5" w:rsidP="004620AB">
      <w:pPr>
        <w:pStyle w:val="NormalWeb"/>
        <w:jc w:val="both"/>
      </w:pPr>
    </w:p>
    <w:p w14:paraId="281C2E40" w14:textId="076F3E11" w:rsidR="004620AB" w:rsidRDefault="00ED06B5" w:rsidP="004620AB">
      <w:pPr>
        <w:pStyle w:val="NormalWeb"/>
        <w:jc w:val="both"/>
      </w:pPr>
      <w:r>
        <w:t xml:space="preserve">Audio recordings will be stored using an anonymous participant code and will not be labeled with participants’ names or other directly identifying information. Any identifying information mentioned during the recording, beyond information collected through the general demographic questionnaire and the voice itself, will be removed or redacted. </w:t>
      </w:r>
      <w:r w:rsidR="004620AB">
        <w:t>In addition, no information that could identify you will be included in any professional presentation or publication.</w:t>
      </w:r>
    </w:p>
    <w:p w14:paraId="5C27193A" w14:textId="77777777" w:rsidR="004620AB" w:rsidRDefault="004620AB" w:rsidP="004620AB">
      <w:pPr>
        <w:pStyle w:val="NormalWeb"/>
        <w:spacing w:before="0" w:beforeAutospacing="0" w:after="0" w:afterAutospacing="0"/>
        <w:jc w:val="both"/>
      </w:pPr>
      <w:r>
        <w:rPr>
          <w:rStyle w:val="Strong"/>
        </w:rPr>
        <w:t>What will happen to the research information after the study ends?</w:t>
      </w:r>
    </w:p>
    <w:p w14:paraId="62FFA6F3" w14:textId="5545A9AD" w:rsidR="004620AB" w:rsidRDefault="004620AB" w:rsidP="004620AB">
      <w:pPr>
        <w:pStyle w:val="NormalWeb"/>
        <w:spacing w:before="0" w:beforeAutospacing="0" w:after="0" w:afterAutospacing="0"/>
        <w:jc w:val="both"/>
      </w:pPr>
      <w:r>
        <w:t>Your responses</w:t>
      </w:r>
      <w:r w:rsidR="00ED06B5">
        <w:t xml:space="preserve"> and audio recordings</w:t>
      </w:r>
      <w:r>
        <w:t xml:space="preserve"> may be used by researchers or distributed to researchers for other research, without obtaining additional informed consent from you.</w:t>
      </w:r>
    </w:p>
    <w:p w14:paraId="7CA7E43C" w14:textId="77777777" w:rsidR="00ED06B5" w:rsidRDefault="00ED06B5" w:rsidP="004620AB">
      <w:pPr>
        <w:pStyle w:val="NormalWeb"/>
        <w:spacing w:before="0" w:beforeAutospacing="0" w:after="0" w:afterAutospacing="0"/>
        <w:jc w:val="both"/>
      </w:pPr>
    </w:p>
    <w:p w14:paraId="3F20E6A5" w14:textId="77777777" w:rsidR="004620AB" w:rsidRDefault="004620AB" w:rsidP="004620AB">
      <w:pPr>
        <w:pStyle w:val="NormalWeb"/>
        <w:spacing w:before="0" w:beforeAutospacing="0" w:after="0" w:afterAutospacing="0"/>
        <w:jc w:val="both"/>
      </w:pPr>
    </w:p>
    <w:p w14:paraId="04B4B32A" w14:textId="47B1D574" w:rsidR="004620AB" w:rsidRDefault="004620AB" w:rsidP="004620AB">
      <w:pPr>
        <w:pStyle w:val="NormalWeb"/>
        <w:spacing w:before="0" w:beforeAutospacing="0" w:after="0" w:afterAutospacing="0"/>
        <w:jc w:val="both"/>
      </w:pPr>
      <w:r>
        <w:rPr>
          <w:rStyle w:val="Strong"/>
        </w:rPr>
        <w:t>What will happen if I do not want to participate or if I later decide not to continue?</w:t>
      </w:r>
    </w:p>
    <w:p w14:paraId="234A018A" w14:textId="77777777" w:rsidR="004620AB" w:rsidRDefault="004620AB" w:rsidP="004620AB">
      <w:pPr>
        <w:pStyle w:val="NormalWeb"/>
        <w:spacing w:before="0" w:beforeAutospacing="0" w:after="0" w:afterAutospacing="0"/>
        <w:jc w:val="both"/>
      </w:pPr>
      <w:r>
        <w:t>Participation in this research is completely voluntary. You may refuse to participate or decide to withdraw at any time, without penalty or loss of benefits to which you are entitled. If you choose to participate now, you may change your mind and withdraw from the study later. You may also withdraw your consent for the use of your data, but you must do so in writing to the Principal Investigators, Robert Esposito and Kendra Dickinson.</w:t>
      </w:r>
    </w:p>
    <w:p w14:paraId="733E2A6E" w14:textId="77777777" w:rsidR="004620AB" w:rsidRDefault="004620AB" w:rsidP="004620AB">
      <w:pPr>
        <w:pStyle w:val="NormalWeb"/>
        <w:spacing w:before="0" w:beforeAutospacing="0" w:after="0" w:afterAutospacing="0"/>
        <w:jc w:val="both"/>
      </w:pPr>
    </w:p>
    <w:p w14:paraId="6929D635" w14:textId="77777777" w:rsidR="004620AB" w:rsidRDefault="004620AB" w:rsidP="004620AB">
      <w:pPr>
        <w:pStyle w:val="NormalWeb"/>
        <w:spacing w:before="0" w:beforeAutospacing="0" w:after="0" w:afterAutospacing="0"/>
        <w:jc w:val="both"/>
      </w:pPr>
      <w:r>
        <w:rPr>
          <w:rStyle w:val="Strong"/>
        </w:rPr>
        <w:t>Whom can I contact if I have questions?</w:t>
      </w:r>
    </w:p>
    <w:p w14:paraId="050BAF9C" w14:textId="77777777" w:rsidR="004620AB" w:rsidRDefault="004620AB" w:rsidP="004620AB">
      <w:pPr>
        <w:pStyle w:val="NormalWeb"/>
        <w:spacing w:before="0" w:beforeAutospacing="0" w:after="0" w:afterAutospacing="0"/>
        <w:jc w:val="both"/>
      </w:pPr>
      <w:r>
        <w:t xml:space="preserve">If you have questions about your participation in this study, you may contact the Principal Investigators, Robert Esposito at </w:t>
      </w:r>
      <w:hyperlink r:id="rId6" w:history="1">
        <w:r>
          <w:rPr>
            <w:rStyle w:val="Hyperlink"/>
          </w:rPr>
          <w:t>rme70@scarletmail.rutgers.edu</w:t>
        </w:r>
      </w:hyperlink>
      <w:r>
        <w:t xml:space="preserve"> or Kendra Dickinson at </w:t>
      </w:r>
      <w:hyperlink r:id="rId7" w:history="1">
        <w:r>
          <w:rPr>
            <w:rStyle w:val="Hyperlink"/>
          </w:rPr>
          <w:t>kendra.dickinson@rutgers.edu</w:t>
        </w:r>
      </w:hyperlink>
      <w:r>
        <w:t>.</w:t>
      </w:r>
    </w:p>
    <w:p w14:paraId="2C5CACEB" w14:textId="77777777" w:rsidR="004620AB" w:rsidRDefault="004620AB" w:rsidP="004620AB">
      <w:pPr>
        <w:pStyle w:val="NormalWeb"/>
        <w:jc w:val="both"/>
      </w:pPr>
      <w:r>
        <w:t xml:space="preserve">If you have questions, concerns, problems, information, or comments about the research, or if you wish to learn about your rights as a research participant, you may contact the Rutgers Institutional Review Board (IRB) or the Rutgers Human Subjects Protection Program by phone at (973) 972-3608, (732) 235-2866, or (732) 235-9806; by email at </w:t>
      </w:r>
      <w:hyperlink r:id="rId8" w:history="1">
        <w:r>
          <w:rPr>
            <w:rStyle w:val="Hyperlink"/>
          </w:rPr>
          <w:t>irboffice@research.rutgers.edu</w:t>
        </w:r>
      </w:hyperlink>
      <w:r>
        <w:t>; or by mail at 335 George Street, Liberty Plaza Suite 3200, New Brunswick, NJ 08901.</w:t>
      </w:r>
    </w:p>
    <w:p w14:paraId="35F3C1EC" w14:textId="77777777" w:rsidR="004620AB" w:rsidRDefault="004620AB" w:rsidP="004620AB">
      <w:pPr>
        <w:pStyle w:val="NormalWeb"/>
        <w:pBdr>
          <w:bottom w:val="single" w:sz="6" w:space="1" w:color="auto"/>
        </w:pBdr>
        <w:jc w:val="both"/>
      </w:pPr>
    </w:p>
    <w:p w14:paraId="7A628484" w14:textId="77777777" w:rsidR="004620AB" w:rsidRDefault="004620AB" w:rsidP="004620AB">
      <w:pPr>
        <w:pStyle w:val="NormalWeb"/>
        <w:jc w:val="both"/>
      </w:pPr>
      <w:r>
        <w:t>Your unique identification code is _________. Please keep this form for your records in case you have questions, wish to contact the researchers, or wish to request that your data be withdrawn from the study in the future.</w:t>
      </w:r>
    </w:p>
    <w:p w14:paraId="5B68F9ED" w14:textId="36059605" w:rsidR="009506FE" w:rsidRPr="004620AB" w:rsidRDefault="004620AB" w:rsidP="00586737">
      <w:pPr>
        <w:pStyle w:val="NormalWeb"/>
      </w:pPr>
      <w:r>
        <w:t>By beginning the interview, you acknowledge that you are 18 years of age or older, that you have read the information above, and that you agree to participate in the research, knowing that you are free to withdraw your participation at any time, without penalty</w:t>
      </w:r>
    </w:p>
    <w:sectPr w:rsidR="009506FE" w:rsidRPr="004620A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13F3C" w14:textId="77777777" w:rsidR="00B335BD" w:rsidRDefault="00B335BD">
      <w:pPr>
        <w:spacing w:after="0" w:line="240" w:lineRule="auto"/>
      </w:pPr>
      <w:r>
        <w:separator/>
      </w:r>
    </w:p>
  </w:endnote>
  <w:endnote w:type="continuationSeparator" w:id="0">
    <w:p w14:paraId="46E6535C" w14:textId="77777777" w:rsidR="00B335BD" w:rsidRDefault="00B33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Times New Roman"/>
    <w:panose1 w:val="00000500000000020000"/>
    <w:charset w:val="00"/>
    <w:family w:val="auto"/>
    <w:pitch w:val="variable"/>
    <w:sig w:usb0="E00002FF" w:usb1="5000205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A7AB0" w14:textId="77777777" w:rsidR="00DC4D0B" w:rsidRDefault="00DC4D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870"/>
      <w:gridCol w:w="2370"/>
      <w:gridCol w:w="3120"/>
    </w:tblGrid>
    <w:tr w:rsidR="481E5E4B" w14:paraId="38FFC531" w14:textId="77777777" w:rsidTr="0066569A">
      <w:trPr>
        <w:trHeight w:val="300"/>
      </w:trPr>
      <w:tc>
        <w:tcPr>
          <w:tcW w:w="3870" w:type="dxa"/>
        </w:tcPr>
        <w:p w14:paraId="749CA92F" w14:textId="423594C3" w:rsidR="003614C8" w:rsidRDefault="003614C8" w:rsidP="003614C8">
          <w:pPr>
            <w:pStyle w:val="Footer"/>
            <w:contextualSpacing/>
            <w:rPr>
              <w:rFonts w:ascii="Arial" w:hAnsi="Arial" w:cs="Arial"/>
              <w:sz w:val="16"/>
              <w:szCs w:val="22"/>
            </w:rPr>
          </w:pPr>
          <w:r w:rsidRPr="008D1FF2">
            <w:rPr>
              <w:rFonts w:ascii="Arial" w:hAnsi="Arial" w:cs="Arial"/>
              <w:sz w:val="16"/>
              <w:szCs w:val="22"/>
            </w:rPr>
            <w:t xml:space="preserve">Study Informed Consent Version: </w:t>
          </w:r>
          <w:r w:rsidR="0066569A">
            <w:rPr>
              <w:rFonts w:ascii="Arial" w:hAnsi="Arial" w:cs="Arial"/>
              <w:sz w:val="16"/>
              <w:szCs w:val="22"/>
            </w:rPr>
            <w:t>0</w:t>
          </w:r>
          <w:r w:rsidR="007E5D6E">
            <w:rPr>
              <w:rFonts w:ascii="Arial" w:hAnsi="Arial" w:cs="Arial"/>
              <w:sz w:val="16"/>
              <w:szCs w:val="22"/>
            </w:rPr>
            <w:t>7</w:t>
          </w:r>
          <w:r w:rsidR="0066569A">
            <w:rPr>
              <w:rFonts w:ascii="Arial" w:hAnsi="Arial" w:cs="Arial"/>
              <w:sz w:val="16"/>
              <w:szCs w:val="22"/>
            </w:rPr>
            <w:t>.</w:t>
          </w:r>
          <w:r w:rsidR="007E5D6E">
            <w:rPr>
              <w:rFonts w:ascii="Arial" w:hAnsi="Arial" w:cs="Arial"/>
              <w:sz w:val="16"/>
              <w:szCs w:val="22"/>
            </w:rPr>
            <w:t>0</w:t>
          </w:r>
          <w:ins w:id="1" w:author="Kendra Dickinson" w:date="2026-07-08T19:51:00Z" w16du:dateUtc="2026-07-08T23:51:00Z">
            <w:r w:rsidR="00DC4D0B">
              <w:rPr>
                <w:rFonts w:ascii="Arial" w:hAnsi="Arial" w:cs="Arial"/>
                <w:sz w:val="16"/>
                <w:szCs w:val="22"/>
              </w:rPr>
              <w:t>8</w:t>
            </w:r>
          </w:ins>
          <w:del w:id="2" w:author="Kendra Dickinson" w:date="2026-07-08T19:51:00Z" w16du:dateUtc="2026-07-08T23:51:00Z">
            <w:r w:rsidR="007E5D6E" w:rsidDel="00DC4D0B">
              <w:rPr>
                <w:rFonts w:ascii="Arial" w:hAnsi="Arial" w:cs="Arial"/>
                <w:sz w:val="16"/>
                <w:szCs w:val="22"/>
              </w:rPr>
              <w:delText>2</w:delText>
            </w:r>
          </w:del>
          <w:r w:rsidR="0066569A">
            <w:rPr>
              <w:rFonts w:ascii="Arial" w:hAnsi="Arial" w:cs="Arial"/>
              <w:sz w:val="16"/>
              <w:szCs w:val="22"/>
            </w:rPr>
            <w:t>.26</w:t>
          </w:r>
        </w:p>
        <w:p w14:paraId="39135A40" w14:textId="77777777" w:rsidR="003614C8" w:rsidRPr="008D1FF2" w:rsidRDefault="003614C8" w:rsidP="003614C8">
          <w:pPr>
            <w:pStyle w:val="Footer"/>
            <w:contextualSpacing/>
            <w:rPr>
              <w:rFonts w:ascii="Arial" w:hAnsi="Arial" w:cs="Arial"/>
              <w:sz w:val="16"/>
              <w:szCs w:val="16"/>
            </w:rPr>
          </w:pPr>
          <w:proofErr w:type="spellStart"/>
          <w:r w:rsidRPr="048FA56F">
            <w:rPr>
              <w:rFonts w:ascii="Arial" w:hAnsi="Arial" w:cs="Arial"/>
              <w:sz w:val="16"/>
              <w:szCs w:val="16"/>
            </w:rPr>
            <w:t>rCR</w:t>
          </w:r>
          <w:proofErr w:type="spellEnd"/>
          <w:r w:rsidRPr="048FA56F">
            <w:rPr>
              <w:rFonts w:ascii="Arial" w:hAnsi="Arial" w:cs="Arial"/>
              <w:sz w:val="16"/>
              <w:szCs w:val="16"/>
            </w:rPr>
            <w:t xml:space="preserve"> Consent Template for Interview Research 1.11.22</w:t>
          </w:r>
        </w:p>
        <w:p w14:paraId="031A63A4" w14:textId="266D3344" w:rsidR="003614C8" w:rsidRPr="003614C8" w:rsidRDefault="003614C8" w:rsidP="003614C8">
          <w:pPr>
            <w:pStyle w:val="Footer"/>
            <w:contextualSpacing/>
            <w:rPr>
              <w:rFonts w:ascii="Arial" w:hAnsi="Arial" w:cs="Arial"/>
              <w:sz w:val="16"/>
              <w:szCs w:val="22"/>
            </w:rPr>
          </w:pPr>
          <w:r w:rsidRPr="008D1FF2">
            <w:rPr>
              <w:rFonts w:ascii="Arial" w:hAnsi="Arial" w:cs="Arial"/>
              <w:sz w:val="16"/>
              <w:szCs w:val="22"/>
            </w:rPr>
            <w:t xml:space="preserve">Page </w:t>
          </w:r>
          <w:r w:rsidRPr="008D1FF2">
            <w:rPr>
              <w:rFonts w:ascii="Arial" w:hAnsi="Arial" w:cs="Arial"/>
              <w:b/>
              <w:sz w:val="16"/>
              <w:szCs w:val="22"/>
            </w:rPr>
            <w:fldChar w:fldCharType="begin"/>
          </w:r>
          <w:r w:rsidRPr="008D1FF2">
            <w:rPr>
              <w:rFonts w:ascii="Arial" w:hAnsi="Arial" w:cs="Arial"/>
              <w:b/>
              <w:sz w:val="16"/>
              <w:szCs w:val="22"/>
            </w:rPr>
            <w:instrText xml:space="preserve"> PAGE </w:instrText>
          </w:r>
          <w:r w:rsidRPr="008D1FF2">
            <w:rPr>
              <w:rFonts w:ascii="Arial" w:hAnsi="Arial" w:cs="Arial"/>
              <w:b/>
              <w:sz w:val="16"/>
              <w:szCs w:val="22"/>
            </w:rPr>
            <w:fldChar w:fldCharType="separate"/>
          </w:r>
          <w:r>
            <w:rPr>
              <w:rFonts w:ascii="Arial" w:hAnsi="Arial" w:cs="Arial"/>
              <w:b/>
              <w:sz w:val="16"/>
              <w:szCs w:val="22"/>
            </w:rPr>
            <w:t>1</w:t>
          </w:r>
          <w:r w:rsidRPr="008D1FF2">
            <w:rPr>
              <w:rFonts w:ascii="Arial" w:hAnsi="Arial" w:cs="Arial"/>
              <w:b/>
              <w:sz w:val="16"/>
              <w:szCs w:val="22"/>
            </w:rPr>
            <w:fldChar w:fldCharType="end"/>
          </w:r>
          <w:r w:rsidRPr="008D1FF2">
            <w:rPr>
              <w:rFonts w:ascii="Arial" w:hAnsi="Arial" w:cs="Arial"/>
              <w:sz w:val="16"/>
              <w:szCs w:val="22"/>
            </w:rPr>
            <w:t xml:space="preserve"> of </w:t>
          </w:r>
          <w:r w:rsidRPr="008D1FF2">
            <w:rPr>
              <w:rFonts w:ascii="Arial" w:hAnsi="Arial" w:cs="Arial"/>
              <w:b/>
              <w:sz w:val="16"/>
              <w:szCs w:val="22"/>
            </w:rPr>
            <w:fldChar w:fldCharType="begin"/>
          </w:r>
          <w:r w:rsidRPr="008D1FF2">
            <w:rPr>
              <w:rFonts w:ascii="Arial" w:hAnsi="Arial" w:cs="Arial"/>
              <w:b/>
              <w:sz w:val="16"/>
              <w:szCs w:val="22"/>
            </w:rPr>
            <w:instrText xml:space="preserve"> NUMPAGES  </w:instrText>
          </w:r>
          <w:r w:rsidRPr="008D1FF2">
            <w:rPr>
              <w:rFonts w:ascii="Arial" w:hAnsi="Arial" w:cs="Arial"/>
              <w:b/>
              <w:sz w:val="16"/>
              <w:szCs w:val="22"/>
            </w:rPr>
            <w:fldChar w:fldCharType="separate"/>
          </w:r>
          <w:r>
            <w:rPr>
              <w:rFonts w:ascii="Arial" w:hAnsi="Arial" w:cs="Arial"/>
              <w:b/>
              <w:sz w:val="16"/>
              <w:szCs w:val="22"/>
            </w:rPr>
            <w:t>2</w:t>
          </w:r>
          <w:r w:rsidRPr="008D1FF2">
            <w:rPr>
              <w:rFonts w:ascii="Arial" w:hAnsi="Arial" w:cs="Arial"/>
              <w:b/>
              <w:sz w:val="16"/>
              <w:szCs w:val="22"/>
            </w:rPr>
            <w:fldChar w:fldCharType="end"/>
          </w:r>
        </w:p>
        <w:p w14:paraId="0CFAD352" w14:textId="7F50D559" w:rsidR="481E5E4B" w:rsidRDefault="481E5E4B" w:rsidP="481E5E4B">
          <w:pPr>
            <w:pStyle w:val="Header"/>
            <w:ind w:left="-115"/>
          </w:pPr>
        </w:p>
      </w:tc>
      <w:tc>
        <w:tcPr>
          <w:tcW w:w="2370" w:type="dxa"/>
        </w:tcPr>
        <w:p w14:paraId="19B8DD70" w14:textId="1407B6D0" w:rsidR="481E5E4B" w:rsidRDefault="00DC4D0B" w:rsidP="00DC4D0B">
          <w:pPr>
            <w:pStyle w:val="Header"/>
            <w:tabs>
              <w:tab w:val="left" w:pos="216"/>
            </w:tabs>
            <w:pPrChange w:id="3" w:author="Kendra Dickinson" w:date="2026-07-08T19:51:00Z" w16du:dateUtc="2026-07-08T23:51:00Z">
              <w:pPr>
                <w:pStyle w:val="Header"/>
                <w:jc w:val="center"/>
              </w:pPr>
            </w:pPrChange>
          </w:pPr>
          <w:ins w:id="4" w:author="Kendra Dickinson" w:date="2026-07-08T19:51:00Z" w16du:dateUtc="2026-07-08T23:51:00Z">
            <w:r>
              <w:tab/>
            </w:r>
          </w:ins>
        </w:p>
      </w:tc>
      <w:tc>
        <w:tcPr>
          <w:tcW w:w="3120" w:type="dxa"/>
        </w:tcPr>
        <w:p w14:paraId="45131BBC" w14:textId="2F9F2786" w:rsidR="481E5E4B" w:rsidRDefault="481E5E4B" w:rsidP="481E5E4B">
          <w:pPr>
            <w:pStyle w:val="Header"/>
            <w:ind w:right="-115"/>
            <w:jc w:val="right"/>
          </w:pPr>
        </w:p>
      </w:tc>
    </w:tr>
  </w:tbl>
  <w:p w14:paraId="0278C2C2" w14:textId="5E249437" w:rsidR="481E5E4B" w:rsidRDefault="481E5E4B" w:rsidP="481E5E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90A35" w14:textId="77777777" w:rsidR="00DC4D0B" w:rsidRDefault="00DC4D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9C18D" w14:textId="77777777" w:rsidR="00B335BD" w:rsidRDefault="00B335BD">
      <w:pPr>
        <w:spacing w:after="0" w:line="240" w:lineRule="auto"/>
      </w:pPr>
      <w:r>
        <w:separator/>
      </w:r>
    </w:p>
  </w:footnote>
  <w:footnote w:type="continuationSeparator" w:id="0">
    <w:p w14:paraId="4979BCAD" w14:textId="77777777" w:rsidR="00B335BD" w:rsidRDefault="00B335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E5D0F" w14:textId="77777777" w:rsidR="00DC4D0B" w:rsidRDefault="00DC4D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7"/>
      <w:gridCol w:w="3117"/>
      <w:gridCol w:w="3126"/>
    </w:tblGrid>
    <w:tr w:rsidR="481E5E4B" w14:paraId="4F194979" w14:textId="77777777" w:rsidTr="481E5E4B">
      <w:trPr>
        <w:trHeight w:val="300"/>
      </w:trPr>
      <w:tc>
        <w:tcPr>
          <w:tcW w:w="3120" w:type="dxa"/>
        </w:tcPr>
        <w:p w14:paraId="68DC6BD3" w14:textId="5BB5A65B" w:rsidR="481E5E4B" w:rsidRDefault="481E5E4B" w:rsidP="481E5E4B">
          <w:pPr>
            <w:pStyle w:val="Header"/>
            <w:ind w:left="-115"/>
          </w:pPr>
        </w:p>
      </w:tc>
      <w:tc>
        <w:tcPr>
          <w:tcW w:w="3120" w:type="dxa"/>
        </w:tcPr>
        <w:p w14:paraId="0283AEAE" w14:textId="293DC306" w:rsidR="481E5E4B" w:rsidRDefault="481E5E4B" w:rsidP="481E5E4B">
          <w:pPr>
            <w:pStyle w:val="Header"/>
            <w:jc w:val="center"/>
          </w:pPr>
        </w:p>
      </w:tc>
      <w:tc>
        <w:tcPr>
          <w:tcW w:w="3120" w:type="dxa"/>
        </w:tcPr>
        <w:p w14:paraId="1D623A3E" w14:textId="11072C7F" w:rsidR="481E5E4B" w:rsidRDefault="481E5E4B" w:rsidP="481E5E4B">
          <w:pPr>
            <w:pStyle w:val="Header"/>
            <w:ind w:right="-115"/>
            <w:jc w:val="right"/>
          </w:pPr>
          <w:r>
            <w:rPr>
              <w:noProof/>
            </w:rPr>
            <w:drawing>
              <wp:inline distT="0" distB="0" distL="0" distR="0" wp14:anchorId="0EF1D543" wp14:editId="3DF5B05E">
                <wp:extent cx="1847850" cy="466725"/>
                <wp:effectExtent l="0" t="0" r="0" b="0"/>
                <wp:docPr id="1559408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85192" name="Picture 2093385192"/>
                        <pic:cNvPicPr/>
                      </pic:nvPicPr>
                      <pic:blipFill>
                        <a:blip r:embed="rId1">
                          <a:extLst>
                            <a:ext uri="{28A0092B-C50C-407E-A947-70E740481C1C}">
                              <a14:useLocalDpi xmlns:a14="http://schemas.microsoft.com/office/drawing/2010/main"/>
                            </a:ext>
                          </a:extLst>
                        </a:blip>
                        <a:stretch>
                          <a:fillRect/>
                        </a:stretch>
                      </pic:blipFill>
                      <pic:spPr>
                        <a:xfrm>
                          <a:off x="0" y="0"/>
                          <a:ext cx="1847850" cy="466725"/>
                        </a:xfrm>
                        <a:prstGeom prst="rect">
                          <a:avLst/>
                        </a:prstGeom>
                      </pic:spPr>
                    </pic:pic>
                  </a:graphicData>
                </a:graphic>
              </wp:inline>
            </w:drawing>
          </w:r>
        </w:p>
      </w:tc>
    </w:tr>
  </w:tbl>
  <w:p w14:paraId="04C2AF49" w14:textId="1562AD43" w:rsidR="481E5E4B" w:rsidRDefault="481E5E4B" w:rsidP="481E5E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D7F0D" w14:textId="77777777" w:rsidR="00DC4D0B" w:rsidRDefault="00DC4D0B">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dra Dickinson">
    <w15:presenceInfo w15:providerId="AD" w15:userId="S::kd866@spanport.rutgers.edu::453a5979-f629-47c6-b178-c7feeb10dd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5A9046"/>
    <w:rsid w:val="00080E3C"/>
    <w:rsid w:val="001D0E45"/>
    <w:rsid w:val="0021B748"/>
    <w:rsid w:val="00224482"/>
    <w:rsid w:val="00265DC6"/>
    <w:rsid w:val="002B288F"/>
    <w:rsid w:val="003343FA"/>
    <w:rsid w:val="00345EBC"/>
    <w:rsid w:val="003614C8"/>
    <w:rsid w:val="003950CA"/>
    <w:rsid w:val="004620AB"/>
    <w:rsid w:val="004A6D22"/>
    <w:rsid w:val="00531C45"/>
    <w:rsid w:val="00586737"/>
    <w:rsid w:val="0063130B"/>
    <w:rsid w:val="0066569A"/>
    <w:rsid w:val="00717502"/>
    <w:rsid w:val="007E5D6E"/>
    <w:rsid w:val="00831D97"/>
    <w:rsid w:val="00888D70"/>
    <w:rsid w:val="008E3A00"/>
    <w:rsid w:val="009506FE"/>
    <w:rsid w:val="009D4757"/>
    <w:rsid w:val="009D6829"/>
    <w:rsid w:val="00A27507"/>
    <w:rsid w:val="00B21EBB"/>
    <w:rsid w:val="00B335BD"/>
    <w:rsid w:val="00B5222B"/>
    <w:rsid w:val="00BD7928"/>
    <w:rsid w:val="00D415B9"/>
    <w:rsid w:val="00DC4D0B"/>
    <w:rsid w:val="00E042D2"/>
    <w:rsid w:val="00E5016A"/>
    <w:rsid w:val="00ED06B5"/>
    <w:rsid w:val="00F909E5"/>
    <w:rsid w:val="00FB4C2A"/>
    <w:rsid w:val="0495F553"/>
    <w:rsid w:val="0D75F54F"/>
    <w:rsid w:val="16352A37"/>
    <w:rsid w:val="1954FC3D"/>
    <w:rsid w:val="1B31D352"/>
    <w:rsid w:val="1F516ADA"/>
    <w:rsid w:val="20DCAAC9"/>
    <w:rsid w:val="2C359617"/>
    <w:rsid w:val="305CDD48"/>
    <w:rsid w:val="30971354"/>
    <w:rsid w:val="323A6B32"/>
    <w:rsid w:val="3355A2AF"/>
    <w:rsid w:val="37D6A1F2"/>
    <w:rsid w:val="3985443F"/>
    <w:rsid w:val="448CB184"/>
    <w:rsid w:val="476A5F6D"/>
    <w:rsid w:val="481E5E4B"/>
    <w:rsid w:val="556F746E"/>
    <w:rsid w:val="55D973FA"/>
    <w:rsid w:val="5A3E336F"/>
    <w:rsid w:val="65E5C431"/>
    <w:rsid w:val="67A2F39C"/>
    <w:rsid w:val="69F623A0"/>
    <w:rsid w:val="6A5B4AE1"/>
    <w:rsid w:val="6EB47963"/>
    <w:rsid w:val="6EDB12A2"/>
    <w:rsid w:val="7110C7C0"/>
    <w:rsid w:val="731516C9"/>
    <w:rsid w:val="738D82EF"/>
    <w:rsid w:val="738E146E"/>
    <w:rsid w:val="771072CB"/>
    <w:rsid w:val="78686103"/>
    <w:rsid w:val="790AB804"/>
    <w:rsid w:val="79E8F161"/>
    <w:rsid w:val="7D5A9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A9046"/>
  <w15:chartTrackingRefBased/>
  <w15:docId w15:val="{4CF3EEB4-0566-49F3-AF2E-398113388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614C8"/>
    <w:pPr>
      <w:spacing w:before="100" w:beforeAutospacing="1" w:after="100" w:afterAutospacing="1" w:line="240" w:lineRule="auto"/>
      <w:outlineLvl w:val="1"/>
    </w:pPr>
    <w:rPr>
      <w:rFonts w:ascii="Times New Roman" w:eastAsia="Times New Roman" w:hAnsi="Times New Roman" w:cs="Times New Roman"/>
      <w:b/>
      <w:bCs/>
      <w:sz w:val="36"/>
      <w:szCs w:val="3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481E5E4B"/>
    <w:rPr>
      <w:color w:val="467886"/>
      <w:u w:val="single"/>
    </w:rPr>
  </w:style>
  <w:style w:type="paragraph" w:styleId="Header">
    <w:name w:val="header"/>
    <w:basedOn w:val="Normal"/>
    <w:uiPriority w:val="99"/>
    <w:unhideWhenUsed/>
    <w:rsid w:val="481E5E4B"/>
    <w:pPr>
      <w:tabs>
        <w:tab w:val="center" w:pos="4680"/>
        <w:tab w:val="right" w:pos="9360"/>
      </w:tabs>
      <w:spacing w:after="0" w:line="240" w:lineRule="auto"/>
    </w:pPr>
  </w:style>
  <w:style w:type="paragraph" w:styleId="Footer">
    <w:name w:val="footer"/>
    <w:basedOn w:val="Normal"/>
    <w:link w:val="FooterChar"/>
    <w:uiPriority w:val="99"/>
    <w:unhideWhenUsed/>
    <w:rsid w:val="481E5E4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isselectedend">
    <w:name w:val="isselectedend"/>
    <w:basedOn w:val="Normal"/>
    <w:rsid w:val="003343FA"/>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3343FA"/>
    <w:rPr>
      <w:b/>
      <w:bCs/>
    </w:rPr>
  </w:style>
  <w:style w:type="paragraph" w:styleId="NormalWeb">
    <w:name w:val="Normal (Web)"/>
    <w:basedOn w:val="Normal"/>
    <w:uiPriority w:val="99"/>
    <w:unhideWhenUsed/>
    <w:rsid w:val="003343FA"/>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text-token-text-primary">
    <w:name w:val="text-token-text-primary"/>
    <w:basedOn w:val="DefaultParagraphFont"/>
    <w:rsid w:val="003343FA"/>
  </w:style>
  <w:style w:type="character" w:customStyle="1" w:styleId="FooterChar">
    <w:name w:val="Footer Char"/>
    <w:link w:val="Footer"/>
    <w:uiPriority w:val="99"/>
    <w:rsid w:val="003614C8"/>
  </w:style>
  <w:style w:type="character" w:customStyle="1" w:styleId="Heading2Char">
    <w:name w:val="Heading 2 Char"/>
    <w:basedOn w:val="DefaultParagraphFont"/>
    <w:link w:val="Heading2"/>
    <w:uiPriority w:val="9"/>
    <w:rsid w:val="003614C8"/>
    <w:rPr>
      <w:rFonts w:ascii="Times New Roman" w:eastAsia="Times New Roman" w:hAnsi="Times New Roman" w:cs="Times New Roman"/>
      <w:b/>
      <w:bCs/>
      <w:sz w:val="36"/>
      <w:szCs w:val="36"/>
      <w:lang w:eastAsia="en-US"/>
    </w:rPr>
  </w:style>
  <w:style w:type="paragraph" w:styleId="BodyText">
    <w:name w:val="Body Text"/>
    <w:basedOn w:val="Normal"/>
    <w:link w:val="BodyTextChar"/>
    <w:uiPriority w:val="1"/>
    <w:qFormat/>
    <w:rsid w:val="00531C45"/>
    <w:pPr>
      <w:widowControl w:val="0"/>
      <w:spacing w:after="0" w:line="240" w:lineRule="auto"/>
      <w:ind w:left="1020" w:hanging="360"/>
    </w:pPr>
    <w:rPr>
      <w:rFonts w:ascii="Times New Roman" w:eastAsia="Times New Roman" w:hAnsi="Times New Roman"/>
      <w:lang w:eastAsia="en-US"/>
    </w:rPr>
  </w:style>
  <w:style w:type="character" w:customStyle="1" w:styleId="BodyTextChar">
    <w:name w:val="Body Text Char"/>
    <w:basedOn w:val="DefaultParagraphFont"/>
    <w:link w:val="BodyText"/>
    <w:uiPriority w:val="1"/>
    <w:rsid w:val="00531C45"/>
    <w:rPr>
      <w:rFonts w:ascii="Times New Roman" w:eastAsia="Times New Roman" w:hAnsi="Times New Roman"/>
      <w:lang w:eastAsia="en-US"/>
    </w:rPr>
  </w:style>
  <w:style w:type="character" w:styleId="UnresolvedMention">
    <w:name w:val="Unresolved Mention"/>
    <w:basedOn w:val="DefaultParagraphFont"/>
    <w:uiPriority w:val="99"/>
    <w:semiHidden/>
    <w:unhideWhenUsed/>
    <w:rsid w:val="009506FE"/>
    <w:rPr>
      <w:color w:val="605E5C"/>
      <w:shd w:val="clear" w:color="auto" w:fill="E1DFDD"/>
    </w:rPr>
  </w:style>
  <w:style w:type="paragraph" w:styleId="Revision">
    <w:name w:val="Revision"/>
    <w:hidden/>
    <w:uiPriority w:val="99"/>
    <w:semiHidden/>
    <w:rsid w:val="008E3A0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rboffice@research.rutgers.edu" TargetMode="Externa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yperlink" Target="mailto:kendra.dickinson@rutgers.edu" TargetMode="Externa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 Type="http://schemas.openxmlformats.org/officeDocument/2006/relationships/styles" Target="styles.xml"/><Relationship Id="rId6" Type="http://schemas.openxmlformats.org/officeDocument/2006/relationships/hyperlink" Target="mailto:rme70@scarletmail.rutgers.edu"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741</Words>
  <Characters>4552</Characters>
  <Application>Microsoft Office Word</Application>
  <DocSecurity>0</DocSecurity>
  <Lines>94</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Kendra Dickinson</dc:creator>
  <cp:keywords/>
  <dc:description/>
  <cp:lastModifiedBy>Kendra Dickinson</cp:lastModifiedBy>
  <cp:revision>3</cp:revision>
  <dcterms:created xsi:type="dcterms:W3CDTF">2026-07-08T23:51:00Z</dcterms:created>
  <dcterms:modified xsi:type="dcterms:W3CDTF">2026-07-08T23:51:00Z</dcterms:modified>
</cp:coreProperties>
</file>