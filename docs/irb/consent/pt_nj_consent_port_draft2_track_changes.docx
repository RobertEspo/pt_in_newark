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2E109" w14:textId="55F6850A" w:rsidR="78686103" w:rsidRPr="009506FE" w:rsidRDefault="78686103" w:rsidP="003343FA">
      <w:pPr>
        <w:tabs>
          <w:tab w:val="left" w:pos="2940"/>
        </w:tabs>
        <w:spacing w:after="0" w:line="240" w:lineRule="auto"/>
        <w:rPr>
          <w:rFonts w:ascii="Times New Roman" w:eastAsia="Times" w:hAnsi="Times New Roman" w:cs="Times New Roman"/>
          <w:b/>
          <w:bCs/>
          <w:lang w:val="pt-BR"/>
        </w:rPr>
      </w:pPr>
      <w:r w:rsidRPr="009506FE">
        <w:rPr>
          <w:rFonts w:ascii="Times New Roman" w:eastAsia="Times" w:hAnsi="Times New Roman" w:cs="Times New Roman"/>
          <w:b/>
          <w:bCs/>
          <w:lang w:val="pt-BR"/>
        </w:rPr>
        <w:t>CONSENTIMENTO PARA PARTICIPAR</w:t>
      </w:r>
      <w:r w:rsidR="008E3A00">
        <w:rPr>
          <w:rFonts w:ascii="Times New Roman" w:eastAsia="Times" w:hAnsi="Times New Roman" w:cs="Times New Roman"/>
          <w:b/>
          <w:bCs/>
          <w:lang w:val="pt-BR"/>
        </w:rPr>
        <w:t xml:space="preserve"> </w:t>
      </w:r>
      <w:r w:rsidR="004A6D22">
        <w:rPr>
          <w:rFonts w:ascii="Times New Roman" w:eastAsia="Times" w:hAnsi="Times New Roman" w:cs="Times New Roman"/>
          <w:b/>
          <w:bCs/>
          <w:lang w:val="pt-BR"/>
        </w:rPr>
        <w:t>EM PESQUISA</w:t>
      </w:r>
    </w:p>
    <w:p w14:paraId="2A19B0CB" w14:textId="72A50259" w:rsidR="003343FA" w:rsidRPr="009506FE" w:rsidRDefault="003343FA" w:rsidP="003343FA">
      <w:pPr>
        <w:pStyle w:val="isselectedend"/>
        <w:rPr>
          <w:lang w:val="pt-BR"/>
        </w:rPr>
      </w:pPr>
      <w:r w:rsidRPr="009506FE">
        <w:rPr>
          <w:rStyle w:val="Strong"/>
          <w:lang w:val="pt-BR"/>
        </w:rPr>
        <w:t>Título do estudo:</w:t>
      </w:r>
      <w:r w:rsidRPr="009506FE">
        <w:rPr>
          <w:lang w:val="pt-BR"/>
        </w:rPr>
        <w:t xml:space="preserve"> </w:t>
      </w:r>
      <w:r w:rsidR="009506FE" w:rsidRPr="009506FE">
        <w:rPr>
          <w:lang w:val="pt-BR"/>
        </w:rPr>
        <w:t>Português</w:t>
      </w:r>
      <w:r w:rsidRPr="009506FE">
        <w:rPr>
          <w:lang w:val="pt-BR"/>
        </w:rPr>
        <w:t xml:space="preserve"> em Nova Jersey</w:t>
      </w:r>
    </w:p>
    <w:p w14:paraId="36A02FAB" w14:textId="203A0199" w:rsidR="003343FA" w:rsidRPr="009506FE" w:rsidRDefault="003343FA" w:rsidP="003343FA">
      <w:pPr>
        <w:pStyle w:val="isselectedend"/>
        <w:rPr>
          <w:lang w:val="pt-BR"/>
        </w:rPr>
      </w:pPr>
      <w:r w:rsidRPr="009506FE">
        <w:rPr>
          <w:rStyle w:val="Strong"/>
          <w:lang w:val="pt-BR"/>
        </w:rPr>
        <w:t>Pesquisadoras/es principais:</w:t>
      </w:r>
      <w:r w:rsidRPr="009506FE">
        <w:rPr>
          <w:lang w:val="pt-BR"/>
        </w:rPr>
        <w:t xml:space="preserve"> Robert Esposito; Kendra Dickinson, PhD</w:t>
      </w:r>
    </w:p>
    <w:p w14:paraId="515BC0EA" w14:textId="0920644E" w:rsidR="003343FA" w:rsidRPr="009506FE" w:rsidRDefault="003343FA" w:rsidP="003343FA">
      <w:pPr>
        <w:spacing w:after="0" w:line="240" w:lineRule="auto"/>
        <w:rPr>
          <w:rFonts w:ascii="Times New Roman" w:hAnsi="Times New Roman" w:cs="Times New Roman"/>
          <w:b/>
          <w:bCs/>
          <w:lang w:val="pt-BR"/>
        </w:rPr>
      </w:pPr>
      <w:r w:rsidRPr="009506FE">
        <w:rPr>
          <w:rFonts w:ascii="Times New Roman" w:hAnsi="Times New Roman" w:cs="Times New Roman"/>
          <w:lang w:val="pt-BR"/>
        </w:rPr>
        <w:t xml:space="preserve">Este formulário faz parte de um processo de consentimento informado para um estudo de pesquisa e fornecerá informações que ajudarão você a decidir se deseja participar. Depois que todas as suas perguntas forem respondidas, se desejar participar do estudo, será solicitado que você </w:t>
      </w:r>
      <w:r w:rsidRPr="009506FE">
        <w:rPr>
          <w:rStyle w:val="Strong"/>
          <w:rFonts w:ascii="Times New Roman" w:hAnsi="Times New Roman" w:cs="Times New Roman"/>
          <w:b w:val="0"/>
          <w:bCs w:val="0"/>
          <w:lang w:val="pt-BR"/>
        </w:rPr>
        <w:t>afirme oralmente que deseja participar</w:t>
      </w:r>
      <w:r w:rsidRPr="009506FE">
        <w:rPr>
          <w:rFonts w:ascii="Times New Roman" w:hAnsi="Times New Roman" w:cs="Times New Roman"/>
          <w:b/>
          <w:bCs/>
          <w:lang w:val="pt-BR"/>
        </w:rPr>
        <w:t xml:space="preserve">. </w:t>
      </w:r>
      <w:r w:rsidRPr="009506FE">
        <w:rPr>
          <w:rFonts w:ascii="Times New Roman" w:hAnsi="Times New Roman" w:cs="Times New Roman"/>
          <w:lang w:val="pt-BR"/>
        </w:rPr>
        <w:t xml:space="preserve">Você receberá uma cópia deste formulário para guardar. A decisão de participar ou não é sua. Sua alternativa à participação na pesquisa é </w:t>
      </w:r>
      <w:r w:rsidRPr="009506FE">
        <w:rPr>
          <w:rStyle w:val="Strong"/>
          <w:rFonts w:ascii="Times New Roman" w:hAnsi="Times New Roman" w:cs="Times New Roman"/>
          <w:b w:val="0"/>
          <w:bCs w:val="0"/>
          <w:lang w:val="pt-BR"/>
        </w:rPr>
        <w:t>não participar e se retirar.</w:t>
      </w:r>
    </w:p>
    <w:p w14:paraId="2A8D34C3" w14:textId="77777777" w:rsidR="003343FA" w:rsidRPr="009506FE" w:rsidRDefault="003343FA" w:rsidP="003343FA">
      <w:pPr>
        <w:spacing w:after="0" w:line="240" w:lineRule="auto"/>
        <w:rPr>
          <w:rFonts w:ascii="Times New Roman" w:eastAsia="Times" w:hAnsi="Times New Roman" w:cs="Times New Roman"/>
          <w:lang w:val="pt-BR"/>
        </w:rPr>
      </w:pPr>
    </w:p>
    <w:p w14:paraId="3DBF0F8F" w14:textId="711F5027" w:rsidR="481E5E4B" w:rsidRPr="009506FE" w:rsidRDefault="003343FA" w:rsidP="003343FA">
      <w:pPr>
        <w:spacing w:after="0" w:line="240" w:lineRule="auto"/>
        <w:rPr>
          <w:rFonts w:ascii="Times New Roman" w:hAnsi="Times New Roman" w:cs="Times New Roman"/>
          <w:lang w:val="pt-BR"/>
        </w:rPr>
      </w:pPr>
      <w:r w:rsidRPr="009506FE">
        <w:rPr>
          <w:rFonts w:ascii="Times New Roman" w:hAnsi="Times New Roman" w:cs="Times New Roman"/>
          <w:b/>
          <w:bCs/>
          <w:lang w:val="pt-BR"/>
        </w:rPr>
        <w:t xml:space="preserve">Quem está conduzindo este estudo de pesquisa e sobre o que ele trata? </w:t>
      </w:r>
      <w:r w:rsidRPr="009506FE">
        <w:rPr>
          <w:rFonts w:ascii="Times New Roman" w:hAnsi="Times New Roman" w:cs="Times New Roman"/>
          <w:b/>
          <w:bCs/>
          <w:lang w:val="pt-BR"/>
        </w:rPr>
        <w:br/>
      </w:r>
      <w:r w:rsidRPr="009506FE">
        <w:rPr>
          <w:rFonts w:ascii="Times New Roman" w:hAnsi="Times New Roman" w:cs="Times New Roman"/>
          <w:lang w:val="pt-BR"/>
        </w:rPr>
        <w:t xml:space="preserve">Este estudo de pesquisa está sendo conduzido por Robert Esposito, doutorando no Departamento de Espanhol e </w:t>
      </w:r>
      <w:proofErr w:type="gramStart"/>
      <w:r w:rsidRPr="009506FE">
        <w:rPr>
          <w:rFonts w:ascii="Times New Roman" w:hAnsi="Times New Roman" w:cs="Times New Roman"/>
          <w:lang w:val="pt-BR"/>
        </w:rPr>
        <w:t>Português</w:t>
      </w:r>
      <w:proofErr w:type="gramEnd"/>
      <w:r w:rsidRPr="009506FE">
        <w:rPr>
          <w:rFonts w:ascii="Times New Roman" w:hAnsi="Times New Roman" w:cs="Times New Roman"/>
          <w:lang w:val="pt-BR"/>
        </w:rPr>
        <w:t xml:space="preserve"> da Universidade Rutgers, e pela Dra. Kendra Dickinson, Professora Assistente da mesma instituição. O objetivo deste estudo é compreender melhor como falantes de português em Nova Jersey usam a língua.</w:t>
      </w:r>
    </w:p>
    <w:p w14:paraId="7AC19FE0" w14:textId="77777777" w:rsidR="003343FA" w:rsidRPr="009506FE" w:rsidRDefault="003343FA" w:rsidP="003343FA">
      <w:pPr>
        <w:spacing w:after="0" w:line="240" w:lineRule="auto"/>
        <w:rPr>
          <w:rFonts w:ascii="Times New Roman" w:eastAsia="Times" w:hAnsi="Times New Roman" w:cs="Times New Roman"/>
          <w:lang w:val="pt-BR"/>
        </w:rPr>
      </w:pPr>
    </w:p>
    <w:p w14:paraId="37575410" w14:textId="77777777" w:rsidR="003614C8" w:rsidRPr="009506FE" w:rsidRDefault="003614C8" w:rsidP="003614C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val="pt-BR" w:eastAsia="en-US"/>
        </w:rPr>
      </w:pPr>
      <w:r w:rsidRPr="009506FE">
        <w:rPr>
          <w:rFonts w:ascii="Times New Roman" w:eastAsia="Times New Roman" w:hAnsi="Times New Roman" w:cs="Times New Roman"/>
          <w:b/>
          <w:bCs/>
          <w:lang w:val="pt-BR" w:eastAsia="en-US"/>
        </w:rPr>
        <w:t>O que será solicitado de mim se eu participar?</w:t>
      </w:r>
    </w:p>
    <w:p w14:paraId="0E39515C" w14:textId="55D67EB3" w:rsidR="003614C8" w:rsidRPr="009506FE" w:rsidRDefault="003614C8" w:rsidP="003614C8">
      <w:pPr>
        <w:spacing w:after="0" w:line="240" w:lineRule="auto"/>
        <w:outlineLvl w:val="1"/>
        <w:rPr>
          <w:rFonts w:ascii="Times New Roman" w:eastAsia="Times New Roman" w:hAnsi="Times New Roman" w:cs="Times New Roman"/>
          <w:lang w:val="pt-BR" w:eastAsia="en-US"/>
        </w:rPr>
      </w:pPr>
      <w:r w:rsidRPr="009506FE">
        <w:rPr>
          <w:rFonts w:ascii="Times New Roman" w:eastAsia="Times New Roman" w:hAnsi="Times New Roman" w:cs="Times New Roman"/>
          <w:lang w:val="pt-BR" w:eastAsia="en-US"/>
        </w:rPr>
        <w:t>Sua participação levará aproximadamente 45</w:t>
      </w:r>
      <w:r w:rsidR="00A7235A">
        <w:rPr>
          <w:rFonts w:ascii="Times New Roman" w:eastAsia="Times New Roman" w:hAnsi="Times New Roman" w:cs="Times New Roman"/>
          <w:lang w:val="pt-BR" w:eastAsia="en-US"/>
        </w:rPr>
        <w:t>-60</w:t>
      </w:r>
      <w:r w:rsidRPr="009506FE">
        <w:rPr>
          <w:rFonts w:ascii="Times New Roman" w:eastAsia="Times New Roman" w:hAnsi="Times New Roman" w:cs="Times New Roman"/>
          <w:lang w:val="pt-BR" w:eastAsia="en-US"/>
        </w:rPr>
        <w:t xml:space="preserve"> minutos. </w:t>
      </w:r>
      <w:proofErr w:type="spellStart"/>
      <w:ins w:id="0" w:author="Kendra Dickinson" w:date="2026-07-02T13:55:00Z" w16du:dateUtc="2026-07-02T17:55:00Z">
        <w:r w:rsidR="00696E26">
          <w:t>Gravaremos</w:t>
        </w:r>
        <w:proofErr w:type="spellEnd"/>
        <w:r w:rsidR="00696E26">
          <w:t xml:space="preserve"> </w:t>
        </w:r>
        <w:proofErr w:type="spellStart"/>
        <w:r w:rsidR="00696E26">
          <w:t>em</w:t>
        </w:r>
        <w:proofErr w:type="spellEnd"/>
        <w:r w:rsidR="00696E26">
          <w:t xml:space="preserve"> </w:t>
        </w:r>
        <w:proofErr w:type="spellStart"/>
        <w:r w:rsidR="00696E26">
          <w:t>áudio</w:t>
        </w:r>
        <w:proofErr w:type="spellEnd"/>
        <w:r w:rsidR="00696E26">
          <w:t xml:space="preserve"> </w:t>
        </w:r>
        <w:proofErr w:type="spellStart"/>
        <w:r w:rsidR="00696E26">
          <w:t>sua</w:t>
        </w:r>
        <w:proofErr w:type="spellEnd"/>
        <w:r w:rsidR="00696E26">
          <w:t xml:space="preserve"> </w:t>
        </w:r>
        <w:proofErr w:type="spellStart"/>
        <w:r w:rsidR="00696E26">
          <w:t>participação</w:t>
        </w:r>
        <w:proofErr w:type="spellEnd"/>
        <w:r w:rsidR="00696E26">
          <w:t xml:space="preserve"> </w:t>
        </w:r>
        <w:proofErr w:type="spellStart"/>
        <w:r w:rsidR="00696E26">
          <w:t>nesta</w:t>
        </w:r>
        <w:proofErr w:type="spellEnd"/>
        <w:r w:rsidR="00696E26">
          <w:t xml:space="preserve"> </w:t>
        </w:r>
        <w:proofErr w:type="spellStart"/>
        <w:r w:rsidR="00696E26">
          <w:t>pesquisa</w:t>
        </w:r>
        <w:proofErr w:type="spellEnd"/>
        <w:r w:rsidR="00696E26">
          <w:t>.</w:t>
        </w:r>
        <w:r w:rsidR="00696E26">
          <w:t xml:space="preserve"> </w:t>
        </w:r>
      </w:ins>
      <w:r w:rsidRPr="009506FE">
        <w:rPr>
          <w:rFonts w:ascii="Times New Roman" w:eastAsia="Times New Roman" w:hAnsi="Times New Roman" w:cs="Times New Roman"/>
          <w:lang w:val="pt-BR" w:eastAsia="en-US"/>
        </w:rPr>
        <w:t>O estudo inclui várias seções, que você completará com o acompanhamento do pesquisador. Você será solicitado(a) a ler uma série de frases em voz alta, recontar uma história curta com suas próprias palavras e responder perguntas sobre como você usa a língua. Também responderá algumas perguntas demográficas gerais sobre você, como</w:t>
      </w:r>
      <w:r w:rsidR="002B288F">
        <w:rPr>
          <w:rFonts w:ascii="Times New Roman" w:eastAsia="Times New Roman" w:hAnsi="Times New Roman" w:cs="Times New Roman"/>
          <w:lang w:val="pt-BR" w:eastAsia="en-US"/>
        </w:rPr>
        <w:t xml:space="preserve"> a sua</w:t>
      </w:r>
      <w:r w:rsidRPr="009506FE">
        <w:rPr>
          <w:rFonts w:ascii="Times New Roman" w:eastAsia="Times New Roman" w:hAnsi="Times New Roman" w:cs="Times New Roman"/>
          <w:lang w:val="pt-BR" w:eastAsia="en-US"/>
        </w:rPr>
        <w:t xml:space="preserve"> idade, </w:t>
      </w:r>
      <w:r w:rsidR="002B288F">
        <w:rPr>
          <w:rFonts w:ascii="Times New Roman" w:eastAsia="Times New Roman" w:hAnsi="Times New Roman" w:cs="Times New Roman"/>
          <w:lang w:val="pt-BR" w:eastAsia="en-US"/>
        </w:rPr>
        <w:t>seu lugar</w:t>
      </w:r>
      <w:r w:rsidR="002B288F" w:rsidRPr="009506FE">
        <w:rPr>
          <w:rFonts w:ascii="Times New Roman" w:eastAsia="Times New Roman" w:hAnsi="Times New Roman" w:cs="Times New Roman"/>
          <w:lang w:val="pt-BR" w:eastAsia="en-US"/>
        </w:rPr>
        <w:t xml:space="preserve"> </w:t>
      </w:r>
      <w:r w:rsidRPr="009506FE">
        <w:rPr>
          <w:rFonts w:ascii="Times New Roman" w:eastAsia="Times New Roman" w:hAnsi="Times New Roman" w:cs="Times New Roman"/>
          <w:lang w:val="pt-BR" w:eastAsia="en-US"/>
        </w:rPr>
        <w:t xml:space="preserve">de </w:t>
      </w:r>
      <w:r w:rsidR="002B288F">
        <w:rPr>
          <w:rFonts w:ascii="Times New Roman" w:eastAsia="Times New Roman" w:hAnsi="Times New Roman" w:cs="Times New Roman"/>
          <w:lang w:val="pt-BR" w:eastAsia="en-US"/>
        </w:rPr>
        <w:t>n</w:t>
      </w:r>
      <w:r w:rsidRPr="009506FE">
        <w:rPr>
          <w:rFonts w:ascii="Times New Roman" w:eastAsia="Times New Roman" w:hAnsi="Times New Roman" w:cs="Times New Roman"/>
          <w:lang w:val="pt-BR" w:eastAsia="en-US"/>
        </w:rPr>
        <w:t>ascimento e outras informações semelhantes.</w:t>
      </w:r>
    </w:p>
    <w:p w14:paraId="4D05FF2C" w14:textId="77777777" w:rsidR="003614C8" w:rsidRPr="009506FE" w:rsidRDefault="003614C8" w:rsidP="003614C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val="pt-BR" w:eastAsia="en-US"/>
        </w:rPr>
      </w:pPr>
    </w:p>
    <w:p w14:paraId="560F4088" w14:textId="77777777" w:rsidR="003614C8" w:rsidRPr="009506FE" w:rsidRDefault="003614C8" w:rsidP="003614C8">
      <w:pPr>
        <w:pStyle w:val="Heading2"/>
        <w:spacing w:before="0" w:beforeAutospacing="0" w:after="0" w:afterAutospacing="0"/>
        <w:rPr>
          <w:sz w:val="24"/>
          <w:szCs w:val="24"/>
          <w:lang w:val="pt-BR"/>
        </w:rPr>
      </w:pPr>
      <w:r w:rsidRPr="009506FE">
        <w:rPr>
          <w:sz w:val="24"/>
          <w:szCs w:val="24"/>
          <w:lang w:val="pt-BR"/>
        </w:rPr>
        <w:t>Quais são os riscos ou desconfortos que posso experimentar se participar do estudo?</w:t>
      </w:r>
    </w:p>
    <w:p w14:paraId="222B764D" w14:textId="34BA5A16" w:rsidR="003614C8" w:rsidRPr="009506FE" w:rsidRDefault="003614C8" w:rsidP="003614C8">
      <w:pPr>
        <w:pStyle w:val="NormalWeb"/>
        <w:spacing w:before="0" w:beforeAutospacing="0" w:after="0" w:afterAutospacing="0"/>
        <w:rPr>
          <w:lang w:val="pt-BR"/>
        </w:rPr>
      </w:pPr>
      <w:r w:rsidRPr="009506FE">
        <w:rPr>
          <w:lang w:val="pt-BR"/>
        </w:rPr>
        <w:t xml:space="preserve">Não há riscos conhecidos associados à participação </w:t>
      </w:r>
      <w:r w:rsidR="002B288F">
        <w:rPr>
          <w:lang w:val="pt-BR"/>
        </w:rPr>
        <w:t>d</w:t>
      </w:r>
      <w:r w:rsidRPr="009506FE">
        <w:rPr>
          <w:lang w:val="pt-BR"/>
        </w:rPr>
        <w:t xml:space="preserve">este estudo. No entanto, algumas perguntas podem fazer </w:t>
      </w:r>
      <w:r w:rsidR="002B288F">
        <w:rPr>
          <w:lang w:val="pt-BR"/>
        </w:rPr>
        <w:t>algum desconforto para você</w:t>
      </w:r>
      <w:r w:rsidRPr="009506FE">
        <w:rPr>
          <w:lang w:val="pt-BR"/>
        </w:rPr>
        <w:t xml:space="preserve">. Se isso acontecer, você pode decidir não responder essas perguntas ou retirar-se completamente do estudo. Você não é obrigado(a) a responder perguntas que o(a) deixem desconfortável, e pode informar ao entrevistador que não deseja responder a qualquer pergunta. Se você decidir interromper a entrevista, suas respostas NÃO serão salvas. O risco de violação de confidencialidade é um possível dano em qualquer estudo, mas </w:t>
      </w:r>
      <w:r w:rsidR="002B288F">
        <w:rPr>
          <w:lang w:val="pt-BR"/>
        </w:rPr>
        <w:t xml:space="preserve">já </w:t>
      </w:r>
      <w:r w:rsidRPr="009506FE">
        <w:rPr>
          <w:lang w:val="pt-BR"/>
        </w:rPr>
        <w:t>implementa</w:t>
      </w:r>
      <w:r w:rsidR="002B288F">
        <w:rPr>
          <w:lang w:val="pt-BR"/>
        </w:rPr>
        <w:t>mos</w:t>
      </w:r>
      <w:r w:rsidRPr="009506FE">
        <w:rPr>
          <w:lang w:val="pt-BR"/>
        </w:rPr>
        <w:t xml:space="preserve"> um plano de segurança de dados para minimizar esse risco.</w:t>
      </w:r>
      <w:r w:rsidR="00531C45" w:rsidRPr="009506FE">
        <w:rPr>
          <w:lang w:val="pt-BR"/>
        </w:rPr>
        <w:br/>
      </w:r>
    </w:p>
    <w:p w14:paraId="78663A17" w14:textId="77777777" w:rsidR="003614C8" w:rsidRPr="009506FE" w:rsidRDefault="003614C8" w:rsidP="00531C45">
      <w:pPr>
        <w:pStyle w:val="Heading2"/>
        <w:spacing w:before="0" w:beforeAutospacing="0" w:after="0" w:afterAutospacing="0"/>
        <w:rPr>
          <w:sz w:val="24"/>
          <w:szCs w:val="24"/>
          <w:lang w:val="pt-BR"/>
        </w:rPr>
      </w:pPr>
      <w:r w:rsidRPr="009506FE">
        <w:rPr>
          <w:sz w:val="24"/>
          <w:szCs w:val="24"/>
          <w:lang w:val="pt-BR"/>
        </w:rPr>
        <w:t>Existem benefícios para mim se eu escolher participar deste estudo?</w:t>
      </w:r>
    </w:p>
    <w:p w14:paraId="3E559FA6" w14:textId="64907CE6" w:rsidR="003614C8" w:rsidRPr="009506FE" w:rsidRDefault="003614C8" w:rsidP="009506FE">
      <w:pPr>
        <w:pStyle w:val="NormalWeb"/>
        <w:spacing w:before="0" w:beforeAutospacing="0" w:after="0" w:afterAutospacing="0"/>
        <w:rPr>
          <w:lang w:val="pt-BR"/>
        </w:rPr>
      </w:pPr>
      <w:r w:rsidRPr="009506FE">
        <w:rPr>
          <w:lang w:val="pt-BR"/>
        </w:rPr>
        <w:t xml:space="preserve">Não existem benefícios diretos para você ao participar desta pesquisa. No entanto, você </w:t>
      </w:r>
      <w:r w:rsidR="00531C45" w:rsidRPr="009506FE">
        <w:rPr>
          <w:lang w:val="pt-BR"/>
        </w:rPr>
        <w:t>contribuirá</w:t>
      </w:r>
      <w:r w:rsidRPr="009506FE">
        <w:rPr>
          <w:lang w:val="pt-BR"/>
        </w:rPr>
        <w:t xml:space="preserve"> para o conhecimento sobre as experiências e o uso da língua por falantes de português em Nova Jersey.</w:t>
      </w:r>
      <w:r w:rsidR="00531C45" w:rsidRPr="009506FE">
        <w:rPr>
          <w:lang w:val="pt-BR"/>
        </w:rPr>
        <w:br/>
      </w:r>
      <w:r w:rsidR="009506FE" w:rsidRPr="009506FE">
        <w:rPr>
          <w:lang w:val="pt-BR"/>
        </w:rPr>
        <w:br/>
      </w:r>
      <w:r w:rsidRPr="009506FE">
        <w:rPr>
          <w:b/>
          <w:bCs/>
          <w:lang w:val="pt-BR"/>
        </w:rPr>
        <w:t>Receberei algum pagamento por participar deste estudo?</w:t>
      </w:r>
      <w:r w:rsidRPr="009506FE">
        <w:rPr>
          <w:b/>
          <w:bCs/>
          <w:lang w:val="pt-BR"/>
        </w:rPr>
        <w:br/>
      </w:r>
      <w:r w:rsidRPr="009506FE">
        <w:rPr>
          <w:lang w:val="pt-BR"/>
        </w:rPr>
        <w:t>Você receberá um cartão-presente</w:t>
      </w:r>
      <w:ins w:id="1" w:author="Kendra Dickinson" w:date="2026-07-02T13:55:00Z" w16du:dateUtc="2026-07-02T17:55:00Z">
        <w:r w:rsidR="00696E26">
          <w:rPr>
            <w:lang w:val="pt-BR"/>
          </w:rPr>
          <w:t xml:space="preserve"> de Visa</w:t>
        </w:r>
      </w:ins>
      <w:r w:rsidRPr="009506FE">
        <w:rPr>
          <w:lang w:val="pt-BR"/>
        </w:rPr>
        <w:t xml:space="preserve"> no valor de US$</w:t>
      </w:r>
      <w:r w:rsidR="00A7235A">
        <w:rPr>
          <w:lang w:val="pt-BR"/>
        </w:rPr>
        <w:t>20</w:t>
      </w:r>
      <w:r w:rsidR="004A6D22">
        <w:rPr>
          <w:lang w:val="pt-BR"/>
        </w:rPr>
        <w:t xml:space="preserve"> </w:t>
      </w:r>
      <w:r w:rsidRPr="009506FE">
        <w:rPr>
          <w:lang w:val="pt-BR"/>
        </w:rPr>
        <w:t>por completar o estudo.</w:t>
      </w:r>
    </w:p>
    <w:p w14:paraId="56B9EE03" w14:textId="77777777" w:rsidR="009506FE" w:rsidRPr="009506FE" w:rsidRDefault="009506FE" w:rsidP="009506FE">
      <w:pPr>
        <w:pStyle w:val="NormalWeb"/>
        <w:spacing w:before="0" w:beforeAutospacing="0" w:after="0" w:afterAutospacing="0"/>
        <w:rPr>
          <w:lang w:val="pt-BR"/>
        </w:rPr>
      </w:pPr>
    </w:p>
    <w:p w14:paraId="75DA7C64" w14:textId="77777777" w:rsidR="003614C8" w:rsidRPr="009506FE" w:rsidRDefault="003614C8" w:rsidP="003614C8">
      <w:pPr>
        <w:pStyle w:val="Heading2"/>
        <w:spacing w:before="0" w:beforeAutospacing="0" w:after="0" w:afterAutospacing="0"/>
        <w:rPr>
          <w:sz w:val="24"/>
          <w:szCs w:val="24"/>
          <w:lang w:val="pt-BR"/>
        </w:rPr>
      </w:pPr>
      <w:r w:rsidRPr="009506FE">
        <w:rPr>
          <w:sz w:val="24"/>
          <w:szCs w:val="24"/>
          <w:lang w:val="pt-BR"/>
        </w:rPr>
        <w:t>Como as informações sobre mim serão mantidas privadas ou confidenciais?</w:t>
      </w:r>
    </w:p>
    <w:p w14:paraId="5C157F0B" w14:textId="77777777" w:rsidR="00696E26" w:rsidRDefault="00531C45" w:rsidP="00531C45">
      <w:pPr>
        <w:pStyle w:val="Heading2"/>
        <w:spacing w:before="0" w:beforeAutospacing="0" w:after="0" w:afterAutospacing="0"/>
        <w:rPr>
          <w:ins w:id="2" w:author="Kendra Dickinson" w:date="2026-07-02T13:56:00Z" w16du:dateUtc="2026-07-02T17:56:00Z"/>
          <w:b w:val="0"/>
          <w:bCs w:val="0"/>
          <w:sz w:val="24"/>
          <w:szCs w:val="24"/>
          <w:lang w:val="pt-BR"/>
        </w:rPr>
      </w:pPr>
      <w:del w:id="3" w:author="Kendra Dickinson" w:date="2026-07-02T13:56:00Z" w16du:dateUtc="2026-07-02T17:56:00Z">
        <w:r w:rsidRPr="009506FE" w:rsidDel="00696E26">
          <w:rPr>
            <w:b w:val="0"/>
            <w:bCs w:val="0"/>
            <w:sz w:val="24"/>
            <w:szCs w:val="24"/>
            <w:lang w:val="pt-BR"/>
          </w:rPr>
          <w:delText>Todos os esforços serão feitos para manter suas respostas confidenciais, mas não se pode garantir confidencialidade total. Todas as informações que você compartil</w:delText>
        </w:r>
        <w:r w:rsidR="002B288F" w:rsidDel="00696E26">
          <w:rPr>
            <w:b w:val="0"/>
            <w:bCs w:val="0"/>
            <w:sz w:val="24"/>
            <w:szCs w:val="24"/>
            <w:lang w:val="pt-BR"/>
          </w:rPr>
          <w:delText>h</w:delText>
        </w:r>
        <w:r w:rsidRPr="009506FE" w:rsidDel="00696E26">
          <w:rPr>
            <w:b w:val="0"/>
            <w:bCs w:val="0"/>
            <w:sz w:val="24"/>
            <w:szCs w:val="24"/>
            <w:lang w:val="pt-BR"/>
          </w:rPr>
          <w:delText xml:space="preserve">ar hoje serão armazenadas junto a um código anônimo de participante, e não ao seu nome. </w:delText>
        </w:r>
      </w:del>
    </w:p>
    <w:p w14:paraId="04947A07" w14:textId="41DA60AE" w:rsidR="00531C45" w:rsidRPr="00696E26" w:rsidRDefault="00696E26" w:rsidP="00696E26">
      <w:pPr>
        <w:pStyle w:val="NormalWeb"/>
        <w:rPr>
          <w:rPrChange w:id="4" w:author="Kendra Dickinson" w:date="2026-07-02T13:56:00Z" w16du:dateUtc="2026-07-02T17:56:00Z">
            <w:rPr>
              <w:b w:val="0"/>
              <w:bCs w:val="0"/>
              <w:sz w:val="24"/>
              <w:szCs w:val="24"/>
              <w:lang w:val="pt-BR"/>
            </w:rPr>
          </w:rPrChange>
        </w:rPr>
        <w:pPrChange w:id="5" w:author="Kendra Dickinson" w:date="2026-07-02T13:56:00Z" w16du:dateUtc="2026-07-02T17:56:00Z">
          <w:pPr>
            <w:pStyle w:val="Heading2"/>
            <w:spacing w:before="0" w:beforeAutospacing="0" w:after="0" w:afterAutospacing="0"/>
          </w:pPr>
        </w:pPrChange>
      </w:pPr>
      <w:ins w:id="6" w:author="Kendra Dickinson" w:date="2026-07-02T13:56:00Z" w16du:dateUtc="2026-07-02T17:56:00Z">
        <w:r>
          <w:t xml:space="preserve">As </w:t>
        </w:r>
        <w:proofErr w:type="spellStart"/>
        <w:r>
          <w:t>gravações</w:t>
        </w:r>
        <w:proofErr w:type="spellEnd"/>
        <w:r>
          <w:t xml:space="preserve"> de </w:t>
        </w:r>
        <w:proofErr w:type="spellStart"/>
        <w:r>
          <w:t>áudio</w:t>
        </w:r>
        <w:proofErr w:type="spellEnd"/>
        <w:r>
          <w:t xml:space="preserve"> </w:t>
        </w:r>
        <w:proofErr w:type="spellStart"/>
        <w:r>
          <w:t>serão</w:t>
        </w:r>
        <w:proofErr w:type="spellEnd"/>
        <w:r>
          <w:t xml:space="preserve"> </w:t>
        </w:r>
        <w:proofErr w:type="spellStart"/>
        <w:r>
          <w:t>armazenadas</w:t>
        </w:r>
        <w:proofErr w:type="spellEnd"/>
        <w:r>
          <w:t xml:space="preserve"> </w:t>
        </w:r>
        <w:proofErr w:type="spellStart"/>
        <w:r>
          <w:t>usando</w:t>
        </w:r>
        <w:proofErr w:type="spellEnd"/>
        <w:r>
          <w:t xml:space="preserve"> um </w:t>
        </w:r>
        <w:proofErr w:type="spellStart"/>
        <w:r>
          <w:t>código</w:t>
        </w:r>
        <w:proofErr w:type="spellEnd"/>
        <w:r>
          <w:t xml:space="preserve"> </w:t>
        </w:r>
        <w:proofErr w:type="spellStart"/>
        <w:r>
          <w:t>anônimo</w:t>
        </w:r>
        <w:proofErr w:type="spellEnd"/>
        <w:r>
          <w:t xml:space="preserve"> de </w:t>
        </w:r>
        <w:proofErr w:type="spellStart"/>
        <w:r>
          <w:t>participante</w:t>
        </w:r>
        <w:proofErr w:type="spellEnd"/>
        <w:r>
          <w:t xml:space="preserve"> e </w:t>
        </w:r>
        <w:proofErr w:type="spellStart"/>
        <w:r>
          <w:t>não</w:t>
        </w:r>
        <w:proofErr w:type="spellEnd"/>
        <w:r>
          <w:t xml:space="preserve"> </w:t>
        </w:r>
        <w:proofErr w:type="spellStart"/>
        <w:r>
          <w:t>serão</w:t>
        </w:r>
        <w:proofErr w:type="spellEnd"/>
        <w:r>
          <w:t xml:space="preserve"> </w:t>
        </w:r>
        <w:proofErr w:type="spellStart"/>
        <w:r>
          <w:t>identificadas</w:t>
        </w:r>
        <w:proofErr w:type="spellEnd"/>
        <w:r>
          <w:t xml:space="preserve"> com os </w:t>
        </w:r>
        <w:proofErr w:type="spellStart"/>
        <w:r>
          <w:t>nomes</w:t>
        </w:r>
        <w:proofErr w:type="spellEnd"/>
        <w:r>
          <w:t xml:space="preserve"> dos </w:t>
        </w:r>
        <w:proofErr w:type="spellStart"/>
        <w:r>
          <w:t>participantes</w:t>
        </w:r>
        <w:proofErr w:type="spellEnd"/>
        <w:r>
          <w:t xml:space="preserve"> </w:t>
        </w:r>
        <w:proofErr w:type="spellStart"/>
        <w:r>
          <w:t>ou</w:t>
        </w:r>
        <w:proofErr w:type="spellEnd"/>
        <w:r>
          <w:t xml:space="preserve"> </w:t>
        </w:r>
        <w:proofErr w:type="spellStart"/>
        <w:r>
          <w:t>outras</w:t>
        </w:r>
        <w:proofErr w:type="spellEnd"/>
        <w:r>
          <w:t xml:space="preserve"> </w:t>
        </w:r>
        <w:proofErr w:type="spellStart"/>
        <w:r>
          <w:t>informações</w:t>
        </w:r>
        <w:proofErr w:type="spellEnd"/>
        <w:r>
          <w:t xml:space="preserve"> </w:t>
        </w:r>
        <w:proofErr w:type="spellStart"/>
        <w:r>
          <w:t>diretamente</w:t>
        </w:r>
        <w:proofErr w:type="spellEnd"/>
        <w:r>
          <w:t xml:space="preserve"> </w:t>
        </w:r>
        <w:proofErr w:type="spellStart"/>
        <w:r>
          <w:t>identificáveis</w:t>
        </w:r>
        <w:proofErr w:type="spellEnd"/>
        <w:r>
          <w:t xml:space="preserve">. </w:t>
        </w:r>
        <w:proofErr w:type="spellStart"/>
        <w:r>
          <w:t>Qualquer</w:t>
        </w:r>
        <w:proofErr w:type="spellEnd"/>
        <w:r>
          <w:t xml:space="preserve"> </w:t>
        </w:r>
        <w:proofErr w:type="spellStart"/>
        <w:r>
          <w:t>informação</w:t>
        </w:r>
        <w:proofErr w:type="spellEnd"/>
        <w:r>
          <w:t xml:space="preserve"> </w:t>
        </w:r>
        <w:proofErr w:type="spellStart"/>
        <w:r>
          <w:t>identificável</w:t>
        </w:r>
        <w:proofErr w:type="spellEnd"/>
        <w:r>
          <w:t xml:space="preserve"> </w:t>
        </w:r>
        <w:proofErr w:type="spellStart"/>
        <w:r>
          <w:t>mencionada</w:t>
        </w:r>
        <w:proofErr w:type="spellEnd"/>
        <w:r>
          <w:t xml:space="preserve"> </w:t>
        </w:r>
        <w:proofErr w:type="spellStart"/>
        <w:r>
          <w:t>durante</w:t>
        </w:r>
        <w:proofErr w:type="spellEnd"/>
        <w:r>
          <w:t xml:space="preserve"> a </w:t>
        </w:r>
        <w:proofErr w:type="spellStart"/>
        <w:r>
          <w:t>gravação</w:t>
        </w:r>
        <w:proofErr w:type="spellEnd"/>
        <w:r>
          <w:t xml:space="preserve">, </w:t>
        </w:r>
        <w:proofErr w:type="spellStart"/>
        <w:r>
          <w:t>além</w:t>
        </w:r>
        <w:proofErr w:type="spellEnd"/>
        <w:r>
          <w:t xml:space="preserve"> das </w:t>
        </w:r>
        <w:proofErr w:type="spellStart"/>
        <w:r>
          <w:t>informações</w:t>
        </w:r>
        <w:proofErr w:type="spellEnd"/>
        <w:r>
          <w:t xml:space="preserve"> </w:t>
        </w:r>
        <w:proofErr w:type="spellStart"/>
        <w:r>
          <w:t>coletadas</w:t>
        </w:r>
        <w:proofErr w:type="spellEnd"/>
        <w:r>
          <w:t xml:space="preserve"> por </w:t>
        </w:r>
        <w:proofErr w:type="spellStart"/>
        <w:r>
          <w:t>meio</w:t>
        </w:r>
        <w:proofErr w:type="spellEnd"/>
        <w:r>
          <w:t xml:space="preserve"> do </w:t>
        </w:r>
        <w:proofErr w:type="spellStart"/>
        <w:r>
          <w:t>questionário</w:t>
        </w:r>
        <w:proofErr w:type="spellEnd"/>
        <w:r>
          <w:t xml:space="preserve"> </w:t>
        </w:r>
        <w:proofErr w:type="spellStart"/>
        <w:r>
          <w:t>demográfico</w:t>
        </w:r>
        <w:proofErr w:type="spellEnd"/>
        <w:r>
          <w:t xml:space="preserve"> </w:t>
        </w:r>
        <w:proofErr w:type="spellStart"/>
        <w:r>
          <w:t>geral</w:t>
        </w:r>
        <w:proofErr w:type="spellEnd"/>
        <w:r>
          <w:t xml:space="preserve"> e da </w:t>
        </w:r>
        <w:proofErr w:type="spellStart"/>
        <w:r>
          <w:t>própria</w:t>
        </w:r>
        <w:proofErr w:type="spellEnd"/>
        <w:r>
          <w:t xml:space="preserve"> </w:t>
        </w:r>
        <w:proofErr w:type="spellStart"/>
        <w:r>
          <w:t>voz</w:t>
        </w:r>
        <w:proofErr w:type="spellEnd"/>
        <w:r>
          <w:t xml:space="preserve">, </w:t>
        </w:r>
        <w:proofErr w:type="spellStart"/>
        <w:r>
          <w:t>será</w:t>
        </w:r>
        <w:proofErr w:type="spellEnd"/>
        <w:r>
          <w:t xml:space="preserve"> </w:t>
        </w:r>
        <w:proofErr w:type="spellStart"/>
        <w:r>
          <w:t>removida</w:t>
        </w:r>
        <w:proofErr w:type="spellEnd"/>
        <w:r>
          <w:t xml:space="preserve"> </w:t>
        </w:r>
        <w:proofErr w:type="spellStart"/>
        <w:r>
          <w:t>ou</w:t>
        </w:r>
        <w:proofErr w:type="spellEnd"/>
        <w:r>
          <w:t xml:space="preserve"> </w:t>
        </w:r>
        <w:proofErr w:type="spellStart"/>
        <w:r>
          <w:t>editada</w:t>
        </w:r>
        <w:proofErr w:type="spellEnd"/>
        <w:r>
          <w:t>.</w:t>
        </w:r>
        <w:r>
          <w:t xml:space="preserve"> </w:t>
        </w:r>
      </w:ins>
      <w:r w:rsidR="00531C45" w:rsidRPr="009506FE">
        <w:rPr>
          <w:lang w:val="pt-BR"/>
        </w:rPr>
        <w:t>Além disso, nenhuma informação que possa identificá-lo(a) será incluída em qualquer apresentação ou publicação profissional.</w:t>
      </w:r>
      <w:r w:rsidR="00531C45" w:rsidRPr="009506FE">
        <w:rPr>
          <w:lang w:val="pt-BR"/>
        </w:rPr>
        <w:br/>
      </w:r>
    </w:p>
    <w:p w14:paraId="15BA734C" w14:textId="7A57B7D4" w:rsidR="003614C8" w:rsidRPr="009506FE" w:rsidRDefault="003614C8" w:rsidP="00531C45">
      <w:pPr>
        <w:pStyle w:val="Heading2"/>
        <w:spacing w:before="0" w:beforeAutospacing="0" w:after="0" w:afterAutospacing="0"/>
        <w:rPr>
          <w:sz w:val="24"/>
          <w:szCs w:val="24"/>
          <w:lang w:val="pt-BR"/>
        </w:rPr>
      </w:pPr>
      <w:r w:rsidRPr="009506FE">
        <w:rPr>
          <w:sz w:val="24"/>
          <w:szCs w:val="24"/>
          <w:lang w:val="pt-BR"/>
        </w:rPr>
        <w:t>O que acontecerá com as informações na pesquisa depois que o estudo terminar?</w:t>
      </w:r>
    </w:p>
    <w:p w14:paraId="2CE5F337" w14:textId="286DDBCB" w:rsidR="003614C8" w:rsidRPr="009506FE" w:rsidRDefault="00531C45" w:rsidP="00531C45">
      <w:pPr>
        <w:pStyle w:val="NormalWeb"/>
        <w:spacing w:before="0" w:beforeAutospacing="0" w:after="0" w:afterAutospacing="0"/>
        <w:rPr>
          <w:lang w:val="pt-BR"/>
        </w:rPr>
      </w:pPr>
      <w:r w:rsidRPr="009506FE">
        <w:rPr>
          <w:lang w:val="pt-BR"/>
        </w:rPr>
        <w:t>S</w:t>
      </w:r>
      <w:r w:rsidR="003614C8" w:rsidRPr="009506FE">
        <w:rPr>
          <w:lang w:val="pt-BR"/>
        </w:rPr>
        <w:t xml:space="preserve">uas respostas </w:t>
      </w:r>
      <w:ins w:id="7" w:author="Kendra Dickinson" w:date="2026-07-02T13:56:00Z" w16du:dateUtc="2026-07-02T17:56:00Z">
        <w:r w:rsidR="00696E26">
          <w:rPr>
            <w:lang w:val="pt-BR"/>
          </w:rPr>
          <w:t xml:space="preserve">e as suas </w:t>
        </w:r>
        <w:proofErr w:type="spellStart"/>
        <w:r w:rsidR="00696E26">
          <w:t>gravações</w:t>
        </w:r>
        <w:proofErr w:type="spellEnd"/>
        <w:r w:rsidR="00696E26" w:rsidRPr="009506FE">
          <w:rPr>
            <w:lang w:val="pt-BR"/>
          </w:rPr>
          <w:t xml:space="preserve"> </w:t>
        </w:r>
      </w:ins>
      <w:r w:rsidR="003614C8" w:rsidRPr="009506FE">
        <w:rPr>
          <w:lang w:val="pt-BR"/>
        </w:rPr>
        <w:t>poderão ser utilizadas por pesquisadores ou distribuídas a pesquisadores para outras pesquisas, sem a obtenção de consentimento informado adicional de sua parte.</w:t>
      </w:r>
    </w:p>
    <w:p w14:paraId="733F41B6" w14:textId="77777777" w:rsidR="00531C45" w:rsidRPr="009506FE" w:rsidRDefault="00531C45" w:rsidP="00531C45">
      <w:pPr>
        <w:pStyle w:val="NormalWeb"/>
        <w:spacing w:before="0" w:beforeAutospacing="0" w:after="0" w:afterAutospacing="0"/>
        <w:rPr>
          <w:lang w:val="pt-BR"/>
        </w:rPr>
      </w:pPr>
    </w:p>
    <w:p w14:paraId="0CB05F33" w14:textId="77777777" w:rsidR="003614C8" w:rsidRPr="009506FE" w:rsidRDefault="003614C8" w:rsidP="00531C45">
      <w:pPr>
        <w:pStyle w:val="Heading2"/>
        <w:spacing w:before="0" w:beforeAutospacing="0" w:after="0" w:afterAutospacing="0"/>
        <w:rPr>
          <w:sz w:val="24"/>
          <w:szCs w:val="24"/>
          <w:lang w:val="pt-BR"/>
        </w:rPr>
      </w:pPr>
      <w:r w:rsidRPr="009506FE">
        <w:rPr>
          <w:sz w:val="24"/>
          <w:szCs w:val="24"/>
          <w:lang w:val="pt-BR"/>
        </w:rPr>
        <w:t>O que acontecerá se eu não quiser participar ou se decidir depois não continuar no estudo?</w:t>
      </w:r>
    </w:p>
    <w:p w14:paraId="6540CF50" w14:textId="77676B3F" w:rsidR="003614C8" w:rsidRPr="009506FE" w:rsidRDefault="00531C45" w:rsidP="009506FE">
      <w:pPr>
        <w:pStyle w:val="BodyText"/>
        <w:ind w:left="0" w:right="145" w:firstLine="0"/>
        <w:rPr>
          <w:rFonts w:cs="Times New Roman"/>
          <w:lang w:val="pt-BR"/>
        </w:rPr>
      </w:pPr>
      <w:r w:rsidRPr="009506FE">
        <w:rPr>
          <w:rFonts w:cs="Times New Roman"/>
          <w:lang w:val="pt-BR"/>
        </w:rPr>
        <w:t xml:space="preserve">A participação </w:t>
      </w:r>
      <w:r w:rsidR="002B288F">
        <w:rPr>
          <w:rFonts w:cs="Times New Roman"/>
          <w:lang w:val="pt-BR"/>
        </w:rPr>
        <w:t>d</w:t>
      </w:r>
      <w:r w:rsidRPr="009506FE">
        <w:rPr>
          <w:rFonts w:cs="Times New Roman"/>
          <w:lang w:val="pt-BR"/>
        </w:rPr>
        <w:t>esta pesquisa é totalmente voluntária. Você pode se recusar a participar ou decidir se retirar a qualquer momento, sem prejuízo ou perda de benefícios aos quais tem direito.</w:t>
      </w:r>
      <w:r w:rsidR="009506FE" w:rsidRPr="009506FE">
        <w:rPr>
          <w:rFonts w:cs="Times New Roman"/>
          <w:lang w:val="pt-BR"/>
        </w:rPr>
        <w:t xml:space="preserve"> </w:t>
      </w:r>
      <w:r w:rsidR="003614C8" w:rsidRPr="009506FE">
        <w:rPr>
          <w:rFonts w:cs="Times New Roman"/>
          <w:lang w:val="pt-BR"/>
        </w:rPr>
        <w:t xml:space="preserve">Se você escolher participar agora, poderá mudar de ideia e </w:t>
      </w:r>
      <w:r w:rsidR="002B288F">
        <w:rPr>
          <w:rFonts w:cs="Times New Roman"/>
          <w:lang w:val="pt-BR"/>
        </w:rPr>
        <w:t>se retirar</w:t>
      </w:r>
      <w:r w:rsidR="003614C8" w:rsidRPr="009506FE">
        <w:rPr>
          <w:rFonts w:cs="Times New Roman"/>
          <w:lang w:val="pt-BR"/>
        </w:rPr>
        <w:t xml:space="preserve"> do estudo mais tarde. Você também poderá retirar seu consentimento para o uso</w:t>
      </w:r>
      <w:r w:rsidRPr="009506FE">
        <w:rPr>
          <w:rFonts w:cs="Times New Roman"/>
          <w:lang w:val="pt-BR"/>
        </w:rPr>
        <w:t xml:space="preserve"> dos seus dados</w:t>
      </w:r>
      <w:r w:rsidR="003614C8" w:rsidRPr="009506FE">
        <w:rPr>
          <w:rFonts w:cs="Times New Roman"/>
          <w:lang w:val="pt-BR"/>
        </w:rPr>
        <w:t>, mas deverá faz</w:t>
      </w:r>
      <w:r w:rsidRPr="009506FE">
        <w:rPr>
          <w:rFonts w:cs="Times New Roman"/>
          <w:lang w:val="pt-BR"/>
        </w:rPr>
        <w:t>er isso</w:t>
      </w:r>
      <w:r w:rsidR="003614C8" w:rsidRPr="009506FE">
        <w:rPr>
          <w:rFonts w:cs="Times New Roman"/>
          <w:lang w:val="pt-BR"/>
        </w:rPr>
        <w:t xml:space="preserve"> por escrito </w:t>
      </w:r>
      <w:r w:rsidRPr="009506FE">
        <w:rPr>
          <w:rFonts w:cs="Times New Roman"/>
          <w:lang w:val="pt-BR"/>
        </w:rPr>
        <w:t>ao</w:t>
      </w:r>
      <w:r w:rsidR="009506FE" w:rsidRPr="009506FE">
        <w:rPr>
          <w:rFonts w:cs="Times New Roman"/>
          <w:lang w:val="pt-BR"/>
        </w:rPr>
        <w:t>s</w:t>
      </w:r>
      <w:r w:rsidR="003614C8" w:rsidRPr="009506FE">
        <w:rPr>
          <w:rFonts w:cs="Times New Roman"/>
          <w:lang w:val="pt-BR"/>
        </w:rPr>
        <w:t xml:space="preserve"> Investigador</w:t>
      </w:r>
      <w:r w:rsidR="009506FE" w:rsidRPr="009506FE">
        <w:rPr>
          <w:rFonts w:cs="Times New Roman"/>
          <w:lang w:val="pt-BR"/>
        </w:rPr>
        <w:t xml:space="preserve">es </w:t>
      </w:r>
      <w:r w:rsidR="003614C8" w:rsidRPr="009506FE">
        <w:rPr>
          <w:rFonts w:cs="Times New Roman"/>
          <w:lang w:val="pt-BR"/>
        </w:rPr>
        <w:t>Principa</w:t>
      </w:r>
      <w:r w:rsidR="009506FE" w:rsidRPr="009506FE">
        <w:rPr>
          <w:rFonts w:cs="Times New Roman"/>
          <w:lang w:val="pt-BR"/>
        </w:rPr>
        <w:t>is</w:t>
      </w:r>
      <w:r w:rsidR="003614C8" w:rsidRPr="009506FE">
        <w:rPr>
          <w:rFonts w:cs="Times New Roman"/>
          <w:lang w:val="pt-BR"/>
        </w:rPr>
        <w:t xml:space="preserve">, </w:t>
      </w:r>
      <w:r w:rsidRPr="009506FE">
        <w:rPr>
          <w:rFonts w:cs="Times New Roman"/>
          <w:lang w:val="pt-BR"/>
        </w:rPr>
        <w:t>Robert Esposito</w:t>
      </w:r>
      <w:r w:rsidR="009506FE" w:rsidRPr="009506FE">
        <w:rPr>
          <w:rFonts w:cs="Times New Roman"/>
          <w:lang w:val="pt-BR"/>
        </w:rPr>
        <w:t xml:space="preserve"> e Kendra Dickinson.</w:t>
      </w:r>
    </w:p>
    <w:p w14:paraId="6A2AA709" w14:textId="77777777" w:rsidR="009506FE" w:rsidRPr="009506FE" w:rsidRDefault="009506FE" w:rsidP="009506FE">
      <w:pPr>
        <w:pStyle w:val="BodyText"/>
        <w:ind w:left="0" w:right="145" w:firstLine="0"/>
        <w:rPr>
          <w:rFonts w:cs="Times New Roman"/>
          <w:lang w:val="pt-BR"/>
        </w:rPr>
      </w:pPr>
    </w:p>
    <w:p w14:paraId="025E1B37" w14:textId="77777777" w:rsidR="003614C8" w:rsidRPr="009506FE" w:rsidRDefault="003614C8" w:rsidP="009506FE">
      <w:pPr>
        <w:pStyle w:val="Heading2"/>
        <w:spacing w:before="0" w:beforeAutospacing="0" w:after="0" w:afterAutospacing="0"/>
        <w:rPr>
          <w:sz w:val="24"/>
          <w:szCs w:val="24"/>
          <w:lang w:val="pt-BR"/>
        </w:rPr>
      </w:pPr>
      <w:r w:rsidRPr="009506FE">
        <w:rPr>
          <w:sz w:val="24"/>
          <w:szCs w:val="24"/>
          <w:lang w:val="pt-BR"/>
        </w:rPr>
        <w:t>Com quem posso entrar em contato se tiver perguntas?</w:t>
      </w:r>
    </w:p>
    <w:p w14:paraId="2FAB5629" w14:textId="4EDE8ECC" w:rsidR="009506FE" w:rsidRPr="009506FE" w:rsidRDefault="003614C8" w:rsidP="009506FE">
      <w:pPr>
        <w:pStyle w:val="NormalWeb"/>
        <w:spacing w:before="0" w:beforeAutospacing="0" w:after="0" w:afterAutospacing="0"/>
        <w:rPr>
          <w:lang w:val="pt-BR"/>
        </w:rPr>
      </w:pPr>
      <w:r w:rsidRPr="009506FE">
        <w:rPr>
          <w:lang w:val="pt-BR"/>
        </w:rPr>
        <w:t xml:space="preserve">Se tiver perguntas sobre sua participação </w:t>
      </w:r>
      <w:r w:rsidR="002B288F">
        <w:rPr>
          <w:lang w:val="pt-BR"/>
        </w:rPr>
        <w:t>d</w:t>
      </w:r>
      <w:r w:rsidRPr="009506FE">
        <w:rPr>
          <w:lang w:val="pt-BR"/>
        </w:rPr>
        <w:t xml:space="preserve">este estudo, você pode entrar em contato com </w:t>
      </w:r>
      <w:r w:rsidR="009506FE" w:rsidRPr="009506FE">
        <w:rPr>
          <w:lang w:val="pt-BR"/>
        </w:rPr>
        <w:t>os Investigadores Principais, Robert Esposito (</w:t>
      </w:r>
      <w:hyperlink r:id="rId6" w:history="1">
        <w:r w:rsidR="00F909E5" w:rsidRPr="00437EC8">
          <w:rPr>
            <w:rStyle w:val="Hyperlink"/>
            <w:lang w:val="pt-BR"/>
          </w:rPr>
          <w:t>rme70@scarletmail.rutgers.edu</w:t>
        </w:r>
      </w:hyperlink>
      <w:r w:rsidR="009506FE" w:rsidRPr="009506FE">
        <w:rPr>
          <w:lang w:val="pt-BR"/>
        </w:rPr>
        <w:t>)</w:t>
      </w:r>
      <w:r w:rsidR="00F909E5">
        <w:rPr>
          <w:lang w:val="pt-BR"/>
        </w:rPr>
        <w:t xml:space="preserve"> </w:t>
      </w:r>
      <w:r w:rsidR="009506FE" w:rsidRPr="009506FE">
        <w:rPr>
          <w:lang w:val="pt-BR"/>
        </w:rPr>
        <w:t>ou Kendra Dickinson: (</w:t>
      </w:r>
      <w:hyperlink r:id="rId7" w:history="1">
        <w:r w:rsidR="009506FE" w:rsidRPr="009506FE">
          <w:rPr>
            <w:rStyle w:val="Hyperlink"/>
            <w:lang w:val="pt-BR"/>
          </w:rPr>
          <w:t>kendra.dickinson@rutgers.edu</w:t>
        </w:r>
      </w:hyperlink>
      <w:r w:rsidR="009506FE" w:rsidRPr="009506FE">
        <w:rPr>
          <w:lang w:val="pt-BR"/>
        </w:rPr>
        <w:t>).</w:t>
      </w:r>
    </w:p>
    <w:p w14:paraId="06DC6AFF" w14:textId="0156E59B" w:rsidR="003614C8" w:rsidRPr="009506FE" w:rsidRDefault="009506FE" w:rsidP="003614C8">
      <w:pPr>
        <w:pStyle w:val="NormalWeb"/>
        <w:pBdr>
          <w:bottom w:val="single" w:sz="12" w:space="1" w:color="auto"/>
        </w:pBdr>
        <w:rPr>
          <w:lang w:val="pt-BR"/>
        </w:rPr>
      </w:pPr>
      <w:r w:rsidRPr="009506FE">
        <w:rPr>
          <w:lang w:val="pt-BR"/>
        </w:rPr>
        <w:t>S</w:t>
      </w:r>
      <w:r w:rsidR="003614C8" w:rsidRPr="009506FE">
        <w:rPr>
          <w:lang w:val="pt-BR"/>
        </w:rPr>
        <w:t xml:space="preserve">e tiver perguntas, preocupações, problemas, informações ou comentários sobre a pesquisa, ou se desejar conhecer seus direitos como participante de pesquisa, você pode entrar em contato com o Comitê de Revisão Institucional da Rutgers (IRB) ou com o Programa de Proteção de Participantes Humanos da Rutgers, por telefone nos números (973) 972-3608, (732) 235-2866 ou (732) 235-9806, por e-mail em </w:t>
      </w:r>
      <w:hyperlink r:id="rId8" w:history="1">
        <w:r w:rsidR="003614C8" w:rsidRPr="009506FE">
          <w:rPr>
            <w:rStyle w:val="Hyperlink"/>
            <w:lang w:val="pt-BR"/>
          </w:rPr>
          <w:t>irboffice@research.rutgers.edu</w:t>
        </w:r>
      </w:hyperlink>
      <w:r w:rsidR="003614C8" w:rsidRPr="009506FE">
        <w:rPr>
          <w:lang w:val="pt-BR"/>
        </w:rPr>
        <w:t xml:space="preserve">, ou por correspondência para 335 George Street, </w:t>
      </w:r>
      <w:proofErr w:type="spellStart"/>
      <w:r w:rsidR="003614C8" w:rsidRPr="009506FE">
        <w:rPr>
          <w:lang w:val="pt-BR"/>
        </w:rPr>
        <w:t>Liberty</w:t>
      </w:r>
      <w:proofErr w:type="spellEnd"/>
      <w:r w:rsidR="003614C8" w:rsidRPr="009506FE">
        <w:rPr>
          <w:lang w:val="pt-BR"/>
        </w:rPr>
        <w:t xml:space="preserve"> Plaza </w:t>
      </w:r>
      <w:proofErr w:type="spellStart"/>
      <w:r w:rsidR="003614C8" w:rsidRPr="009506FE">
        <w:rPr>
          <w:lang w:val="pt-BR"/>
        </w:rPr>
        <w:t>Suite</w:t>
      </w:r>
      <w:proofErr w:type="spellEnd"/>
      <w:r w:rsidR="003614C8" w:rsidRPr="009506FE">
        <w:rPr>
          <w:lang w:val="pt-BR"/>
        </w:rPr>
        <w:t xml:space="preserve"> 3200, New Brunswick, NJ 08901.</w:t>
      </w:r>
    </w:p>
    <w:p w14:paraId="5A2E32FC" w14:textId="77777777" w:rsidR="009506FE" w:rsidRPr="009506FE" w:rsidRDefault="009506FE" w:rsidP="003614C8">
      <w:pPr>
        <w:pStyle w:val="NormalWeb"/>
        <w:pBdr>
          <w:bottom w:val="single" w:sz="12" w:space="1" w:color="auto"/>
        </w:pBdr>
        <w:rPr>
          <w:lang w:val="pt-BR"/>
        </w:rPr>
      </w:pPr>
    </w:p>
    <w:p w14:paraId="395A2EC4" w14:textId="77777777" w:rsidR="009506FE" w:rsidRPr="009506FE" w:rsidRDefault="009506FE" w:rsidP="009506FE">
      <w:pPr>
        <w:pStyle w:val="isselectedend"/>
        <w:rPr>
          <w:lang w:val="pt-BR"/>
        </w:rPr>
      </w:pPr>
      <w:r w:rsidRPr="009506FE">
        <w:rPr>
          <w:lang w:val="pt-BR"/>
        </w:rPr>
        <w:t>Seu código de identificação único é _________. Por favor, guarde este formulário para seus registros, caso tenha perguntas, queira entrar em contato com os pesquisadores ou queira solicitar que seus dados sejam retirados do estudo no futuro.</w:t>
      </w:r>
    </w:p>
    <w:p w14:paraId="53C0E467" w14:textId="77777777" w:rsidR="009506FE" w:rsidRPr="009506FE" w:rsidRDefault="009506FE" w:rsidP="009506FE">
      <w:pPr>
        <w:pStyle w:val="NormalWeb"/>
        <w:rPr>
          <w:lang w:val="pt-BR"/>
        </w:rPr>
      </w:pPr>
      <w:r w:rsidRPr="009506FE">
        <w:rPr>
          <w:lang w:val="pt-BR"/>
        </w:rPr>
        <w:lastRenderedPageBreak/>
        <w:t>Ao iniciar a entrevista, você reconhece que tem 18 anos ou mais, que leu as informações acima e que aceita participar da pesquisa, sabendo que é livre para retirar sua participação a qualquer momento, sem penalização.</w:t>
      </w:r>
    </w:p>
    <w:p w14:paraId="4294BE66" w14:textId="751AC07D" w:rsidR="481E5E4B" w:rsidRPr="009506FE" w:rsidRDefault="481E5E4B" w:rsidP="003343FA">
      <w:pPr>
        <w:spacing w:before="240" w:after="240" w:line="240" w:lineRule="auto"/>
        <w:rPr>
          <w:rFonts w:ascii="Times New Roman" w:eastAsia="Times" w:hAnsi="Times New Roman" w:cs="Times New Roman"/>
          <w:lang w:val="pt-BR"/>
        </w:rPr>
      </w:pPr>
    </w:p>
    <w:p w14:paraId="5B68F9ED" w14:textId="77777777" w:rsidR="009506FE" w:rsidRPr="009506FE" w:rsidRDefault="009506FE" w:rsidP="003343FA">
      <w:pPr>
        <w:spacing w:before="240" w:after="240" w:line="240" w:lineRule="auto"/>
        <w:rPr>
          <w:rFonts w:ascii="Times New Roman" w:eastAsia="Times" w:hAnsi="Times New Roman" w:cs="Times New Roman"/>
          <w:lang w:val="pt-BR"/>
        </w:rPr>
      </w:pPr>
    </w:p>
    <w:sectPr w:rsidR="009506FE" w:rsidRPr="009506F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16394E" w14:textId="77777777" w:rsidR="0045347C" w:rsidRDefault="0045347C">
      <w:pPr>
        <w:spacing w:after="0" w:line="240" w:lineRule="auto"/>
      </w:pPr>
      <w:r>
        <w:separator/>
      </w:r>
    </w:p>
  </w:endnote>
  <w:endnote w:type="continuationSeparator" w:id="0">
    <w:p w14:paraId="5B4C2FA8" w14:textId="77777777" w:rsidR="0045347C" w:rsidRDefault="004534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">
    <w:altName w:val="Times New Roma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FDB91" w14:textId="77777777" w:rsidR="007E528B" w:rsidRDefault="007E528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870"/>
      <w:gridCol w:w="2370"/>
      <w:gridCol w:w="3120"/>
    </w:tblGrid>
    <w:tr w:rsidR="481E5E4B" w14:paraId="38FFC531" w14:textId="77777777" w:rsidTr="0066569A">
      <w:trPr>
        <w:trHeight w:val="300"/>
      </w:trPr>
      <w:tc>
        <w:tcPr>
          <w:tcW w:w="3870" w:type="dxa"/>
        </w:tcPr>
        <w:p w14:paraId="749CA92F" w14:textId="58F74A9A" w:rsidR="003614C8" w:rsidRDefault="003614C8" w:rsidP="003614C8">
          <w:pPr>
            <w:pStyle w:val="Footer"/>
            <w:contextualSpacing/>
            <w:rPr>
              <w:rFonts w:ascii="Arial" w:hAnsi="Arial" w:cs="Arial"/>
              <w:sz w:val="16"/>
              <w:szCs w:val="22"/>
            </w:rPr>
          </w:pPr>
          <w:r w:rsidRPr="008D1FF2">
            <w:rPr>
              <w:rFonts w:ascii="Arial" w:hAnsi="Arial" w:cs="Arial"/>
              <w:sz w:val="16"/>
              <w:szCs w:val="22"/>
            </w:rPr>
            <w:t xml:space="preserve">Study Informed Consent Version: </w:t>
          </w:r>
          <w:r w:rsidR="0066569A">
            <w:rPr>
              <w:rFonts w:ascii="Arial" w:hAnsi="Arial" w:cs="Arial"/>
              <w:sz w:val="16"/>
              <w:szCs w:val="22"/>
            </w:rPr>
            <w:t>0</w:t>
          </w:r>
          <w:ins w:id="8" w:author="Kendra Dickinson" w:date="2026-07-02T13:56:00Z" w16du:dateUtc="2026-07-02T17:56:00Z">
            <w:r w:rsidR="007E528B">
              <w:rPr>
                <w:rFonts w:ascii="Arial" w:hAnsi="Arial" w:cs="Arial"/>
                <w:sz w:val="16"/>
                <w:szCs w:val="22"/>
              </w:rPr>
              <w:t>7</w:t>
            </w:r>
          </w:ins>
          <w:del w:id="9" w:author="Kendra Dickinson" w:date="2026-07-02T13:56:00Z" w16du:dateUtc="2026-07-02T17:56:00Z">
            <w:r w:rsidR="0066569A" w:rsidDel="007E528B">
              <w:rPr>
                <w:rFonts w:ascii="Arial" w:hAnsi="Arial" w:cs="Arial"/>
                <w:sz w:val="16"/>
                <w:szCs w:val="22"/>
              </w:rPr>
              <w:delText>6</w:delText>
            </w:r>
          </w:del>
          <w:r w:rsidR="0066569A">
            <w:rPr>
              <w:rFonts w:ascii="Arial" w:hAnsi="Arial" w:cs="Arial"/>
              <w:sz w:val="16"/>
              <w:szCs w:val="22"/>
            </w:rPr>
            <w:t>.</w:t>
          </w:r>
          <w:ins w:id="10" w:author="Kendra Dickinson" w:date="2026-07-02T13:56:00Z" w16du:dateUtc="2026-07-02T17:56:00Z">
            <w:r w:rsidR="007E528B">
              <w:rPr>
                <w:rFonts w:ascii="Arial" w:hAnsi="Arial" w:cs="Arial"/>
                <w:sz w:val="16"/>
                <w:szCs w:val="22"/>
              </w:rPr>
              <w:t>02</w:t>
            </w:r>
          </w:ins>
          <w:del w:id="11" w:author="Kendra Dickinson" w:date="2026-07-02T13:56:00Z" w16du:dateUtc="2026-07-02T17:56:00Z">
            <w:r w:rsidR="0066569A" w:rsidDel="007E528B">
              <w:rPr>
                <w:rFonts w:ascii="Arial" w:hAnsi="Arial" w:cs="Arial"/>
                <w:sz w:val="16"/>
                <w:szCs w:val="22"/>
              </w:rPr>
              <w:delText>18</w:delText>
            </w:r>
          </w:del>
          <w:r w:rsidR="0066569A">
            <w:rPr>
              <w:rFonts w:ascii="Arial" w:hAnsi="Arial" w:cs="Arial"/>
              <w:sz w:val="16"/>
              <w:szCs w:val="22"/>
            </w:rPr>
            <w:t>.26</w:t>
          </w:r>
        </w:p>
        <w:p w14:paraId="39135A40" w14:textId="77777777" w:rsidR="003614C8" w:rsidRPr="008D1FF2" w:rsidRDefault="003614C8" w:rsidP="003614C8">
          <w:pPr>
            <w:pStyle w:val="Footer"/>
            <w:contextualSpacing/>
            <w:rPr>
              <w:rFonts w:ascii="Arial" w:hAnsi="Arial" w:cs="Arial"/>
              <w:sz w:val="16"/>
              <w:szCs w:val="16"/>
            </w:rPr>
          </w:pPr>
          <w:proofErr w:type="spellStart"/>
          <w:r w:rsidRPr="048FA56F">
            <w:rPr>
              <w:rFonts w:ascii="Arial" w:hAnsi="Arial" w:cs="Arial"/>
              <w:sz w:val="16"/>
              <w:szCs w:val="16"/>
            </w:rPr>
            <w:t>rCR</w:t>
          </w:r>
          <w:proofErr w:type="spellEnd"/>
          <w:r w:rsidRPr="048FA56F">
            <w:rPr>
              <w:rFonts w:ascii="Arial" w:hAnsi="Arial" w:cs="Arial"/>
              <w:sz w:val="16"/>
              <w:szCs w:val="16"/>
            </w:rPr>
            <w:t xml:space="preserve"> Consent Template for Interview Research 1.11.22</w:t>
          </w:r>
        </w:p>
        <w:p w14:paraId="031A63A4" w14:textId="266D3344" w:rsidR="003614C8" w:rsidRPr="003614C8" w:rsidRDefault="003614C8" w:rsidP="003614C8">
          <w:pPr>
            <w:pStyle w:val="Footer"/>
            <w:contextualSpacing/>
            <w:rPr>
              <w:rFonts w:ascii="Arial" w:hAnsi="Arial" w:cs="Arial"/>
              <w:sz w:val="16"/>
              <w:szCs w:val="22"/>
            </w:rPr>
          </w:pPr>
          <w:r w:rsidRPr="008D1FF2">
            <w:rPr>
              <w:rFonts w:ascii="Arial" w:hAnsi="Arial" w:cs="Arial"/>
              <w:sz w:val="16"/>
              <w:szCs w:val="22"/>
            </w:rPr>
            <w:t xml:space="preserve">Page </w:t>
          </w:r>
          <w:r w:rsidRPr="008D1FF2">
            <w:rPr>
              <w:rFonts w:ascii="Arial" w:hAnsi="Arial" w:cs="Arial"/>
              <w:b/>
              <w:sz w:val="16"/>
              <w:szCs w:val="22"/>
            </w:rPr>
            <w:fldChar w:fldCharType="begin"/>
          </w:r>
          <w:r w:rsidRPr="008D1FF2">
            <w:rPr>
              <w:rFonts w:ascii="Arial" w:hAnsi="Arial" w:cs="Arial"/>
              <w:b/>
              <w:sz w:val="16"/>
              <w:szCs w:val="22"/>
            </w:rPr>
            <w:instrText xml:space="preserve"> PAGE </w:instrText>
          </w:r>
          <w:r w:rsidRPr="008D1FF2">
            <w:rPr>
              <w:rFonts w:ascii="Arial" w:hAnsi="Arial" w:cs="Arial"/>
              <w:b/>
              <w:sz w:val="16"/>
              <w:szCs w:val="22"/>
            </w:rPr>
            <w:fldChar w:fldCharType="separate"/>
          </w:r>
          <w:r>
            <w:rPr>
              <w:rFonts w:ascii="Arial" w:hAnsi="Arial" w:cs="Arial"/>
              <w:b/>
              <w:sz w:val="16"/>
              <w:szCs w:val="22"/>
            </w:rPr>
            <w:t>1</w:t>
          </w:r>
          <w:r w:rsidRPr="008D1FF2">
            <w:rPr>
              <w:rFonts w:ascii="Arial" w:hAnsi="Arial" w:cs="Arial"/>
              <w:b/>
              <w:sz w:val="16"/>
              <w:szCs w:val="22"/>
            </w:rPr>
            <w:fldChar w:fldCharType="end"/>
          </w:r>
          <w:r w:rsidRPr="008D1FF2">
            <w:rPr>
              <w:rFonts w:ascii="Arial" w:hAnsi="Arial" w:cs="Arial"/>
              <w:sz w:val="16"/>
              <w:szCs w:val="22"/>
            </w:rPr>
            <w:t xml:space="preserve"> of </w:t>
          </w:r>
          <w:r w:rsidRPr="008D1FF2">
            <w:rPr>
              <w:rFonts w:ascii="Arial" w:hAnsi="Arial" w:cs="Arial"/>
              <w:b/>
              <w:sz w:val="16"/>
              <w:szCs w:val="22"/>
            </w:rPr>
            <w:fldChar w:fldCharType="begin"/>
          </w:r>
          <w:r w:rsidRPr="008D1FF2">
            <w:rPr>
              <w:rFonts w:ascii="Arial" w:hAnsi="Arial" w:cs="Arial"/>
              <w:b/>
              <w:sz w:val="16"/>
              <w:szCs w:val="22"/>
            </w:rPr>
            <w:instrText xml:space="preserve"> NUMPAGES  </w:instrText>
          </w:r>
          <w:r w:rsidRPr="008D1FF2">
            <w:rPr>
              <w:rFonts w:ascii="Arial" w:hAnsi="Arial" w:cs="Arial"/>
              <w:b/>
              <w:sz w:val="16"/>
              <w:szCs w:val="22"/>
            </w:rPr>
            <w:fldChar w:fldCharType="separate"/>
          </w:r>
          <w:r>
            <w:rPr>
              <w:rFonts w:ascii="Arial" w:hAnsi="Arial" w:cs="Arial"/>
              <w:b/>
              <w:sz w:val="16"/>
              <w:szCs w:val="22"/>
            </w:rPr>
            <w:t>2</w:t>
          </w:r>
          <w:r w:rsidRPr="008D1FF2">
            <w:rPr>
              <w:rFonts w:ascii="Arial" w:hAnsi="Arial" w:cs="Arial"/>
              <w:b/>
              <w:sz w:val="16"/>
              <w:szCs w:val="22"/>
            </w:rPr>
            <w:fldChar w:fldCharType="end"/>
          </w:r>
        </w:p>
        <w:p w14:paraId="0CFAD352" w14:textId="7F50D559" w:rsidR="481E5E4B" w:rsidRDefault="481E5E4B" w:rsidP="481E5E4B">
          <w:pPr>
            <w:pStyle w:val="Header"/>
            <w:ind w:left="-115"/>
          </w:pPr>
        </w:p>
      </w:tc>
      <w:tc>
        <w:tcPr>
          <w:tcW w:w="2370" w:type="dxa"/>
        </w:tcPr>
        <w:p w14:paraId="19B8DD70" w14:textId="6531FE95" w:rsidR="481E5E4B" w:rsidRDefault="481E5E4B" w:rsidP="481E5E4B">
          <w:pPr>
            <w:pStyle w:val="Header"/>
            <w:jc w:val="center"/>
          </w:pPr>
        </w:p>
      </w:tc>
      <w:tc>
        <w:tcPr>
          <w:tcW w:w="3120" w:type="dxa"/>
        </w:tcPr>
        <w:p w14:paraId="45131BBC" w14:textId="2F9F2786" w:rsidR="481E5E4B" w:rsidRDefault="481E5E4B" w:rsidP="481E5E4B">
          <w:pPr>
            <w:pStyle w:val="Header"/>
            <w:ind w:right="-115"/>
            <w:jc w:val="right"/>
          </w:pPr>
        </w:p>
      </w:tc>
    </w:tr>
  </w:tbl>
  <w:p w14:paraId="0278C2C2" w14:textId="5E249437" w:rsidR="481E5E4B" w:rsidRDefault="481E5E4B" w:rsidP="481E5E4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60118" w14:textId="77777777" w:rsidR="007E528B" w:rsidRDefault="007E52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4D0A1" w14:textId="77777777" w:rsidR="0045347C" w:rsidRDefault="0045347C">
      <w:pPr>
        <w:spacing w:after="0" w:line="240" w:lineRule="auto"/>
      </w:pPr>
      <w:r>
        <w:separator/>
      </w:r>
    </w:p>
  </w:footnote>
  <w:footnote w:type="continuationSeparator" w:id="0">
    <w:p w14:paraId="1A8EEC97" w14:textId="77777777" w:rsidR="0045347C" w:rsidRDefault="004534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CD473" w14:textId="77777777" w:rsidR="007E528B" w:rsidRDefault="007E528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7"/>
      <w:gridCol w:w="3117"/>
      <w:gridCol w:w="3126"/>
    </w:tblGrid>
    <w:tr w:rsidR="481E5E4B" w14:paraId="4F194979" w14:textId="77777777" w:rsidTr="481E5E4B">
      <w:trPr>
        <w:trHeight w:val="300"/>
      </w:trPr>
      <w:tc>
        <w:tcPr>
          <w:tcW w:w="3120" w:type="dxa"/>
        </w:tcPr>
        <w:p w14:paraId="68DC6BD3" w14:textId="5BB5A65B" w:rsidR="481E5E4B" w:rsidRDefault="481E5E4B" w:rsidP="481E5E4B">
          <w:pPr>
            <w:pStyle w:val="Header"/>
            <w:ind w:left="-115"/>
          </w:pPr>
        </w:p>
      </w:tc>
      <w:tc>
        <w:tcPr>
          <w:tcW w:w="3120" w:type="dxa"/>
        </w:tcPr>
        <w:p w14:paraId="0283AEAE" w14:textId="293DC306" w:rsidR="481E5E4B" w:rsidRDefault="481E5E4B" w:rsidP="481E5E4B">
          <w:pPr>
            <w:pStyle w:val="Header"/>
            <w:jc w:val="center"/>
          </w:pPr>
        </w:p>
      </w:tc>
      <w:tc>
        <w:tcPr>
          <w:tcW w:w="3120" w:type="dxa"/>
        </w:tcPr>
        <w:p w14:paraId="1D623A3E" w14:textId="11072C7F" w:rsidR="481E5E4B" w:rsidRDefault="481E5E4B" w:rsidP="481E5E4B">
          <w:pPr>
            <w:pStyle w:val="Header"/>
            <w:ind w:right="-115"/>
            <w:jc w:val="right"/>
          </w:pPr>
          <w:r>
            <w:rPr>
              <w:noProof/>
            </w:rPr>
            <w:drawing>
              <wp:inline distT="0" distB="0" distL="0" distR="0" wp14:anchorId="0EF1D543" wp14:editId="3DF5B05E">
                <wp:extent cx="1847850" cy="466725"/>
                <wp:effectExtent l="0" t="0" r="0" b="0"/>
                <wp:docPr id="1559408854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93385192" name="Picture 209338519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47850" cy="466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04C2AF49" w14:textId="1562AD43" w:rsidR="481E5E4B" w:rsidRDefault="481E5E4B" w:rsidP="481E5E4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C0001" w14:textId="77777777" w:rsidR="007E528B" w:rsidRDefault="007E528B">
    <w:pPr>
      <w:pStyle w:val="Header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endra Dickinson">
    <w15:presenceInfo w15:providerId="AD" w15:userId="S::kd866@spanport.rutgers.edu::453a5979-f629-47c6-b178-c7feeb10ddd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D5A9046"/>
    <w:rsid w:val="001D0E45"/>
    <w:rsid w:val="0021B748"/>
    <w:rsid w:val="00265DC6"/>
    <w:rsid w:val="002B288F"/>
    <w:rsid w:val="003343FA"/>
    <w:rsid w:val="003614C8"/>
    <w:rsid w:val="003950CA"/>
    <w:rsid w:val="0045347C"/>
    <w:rsid w:val="004A6D22"/>
    <w:rsid w:val="00521FB5"/>
    <w:rsid w:val="00531C45"/>
    <w:rsid w:val="0066569A"/>
    <w:rsid w:val="00696E26"/>
    <w:rsid w:val="006B54B3"/>
    <w:rsid w:val="00717502"/>
    <w:rsid w:val="007E528B"/>
    <w:rsid w:val="00888D70"/>
    <w:rsid w:val="008E3A00"/>
    <w:rsid w:val="009506FE"/>
    <w:rsid w:val="009D4757"/>
    <w:rsid w:val="00A7235A"/>
    <w:rsid w:val="00B21EBB"/>
    <w:rsid w:val="00B5222B"/>
    <w:rsid w:val="00D415B9"/>
    <w:rsid w:val="00E042D2"/>
    <w:rsid w:val="00F909E5"/>
    <w:rsid w:val="0495F553"/>
    <w:rsid w:val="0D75F54F"/>
    <w:rsid w:val="16352A37"/>
    <w:rsid w:val="1954FC3D"/>
    <w:rsid w:val="1B31D352"/>
    <w:rsid w:val="1F516ADA"/>
    <w:rsid w:val="20DCAAC9"/>
    <w:rsid w:val="2C359617"/>
    <w:rsid w:val="305CDD48"/>
    <w:rsid w:val="30971354"/>
    <w:rsid w:val="323A6B32"/>
    <w:rsid w:val="3355A2AF"/>
    <w:rsid w:val="37D6A1F2"/>
    <w:rsid w:val="3985443F"/>
    <w:rsid w:val="448CB184"/>
    <w:rsid w:val="476A5F6D"/>
    <w:rsid w:val="481E5E4B"/>
    <w:rsid w:val="556F746E"/>
    <w:rsid w:val="55D973FA"/>
    <w:rsid w:val="5A3E336F"/>
    <w:rsid w:val="65E5C431"/>
    <w:rsid w:val="67A2F39C"/>
    <w:rsid w:val="69F623A0"/>
    <w:rsid w:val="6A5B4AE1"/>
    <w:rsid w:val="6EB47963"/>
    <w:rsid w:val="6EDB12A2"/>
    <w:rsid w:val="7110C7C0"/>
    <w:rsid w:val="731516C9"/>
    <w:rsid w:val="738D82EF"/>
    <w:rsid w:val="738E146E"/>
    <w:rsid w:val="771072CB"/>
    <w:rsid w:val="78686103"/>
    <w:rsid w:val="790AB804"/>
    <w:rsid w:val="79E8F161"/>
    <w:rsid w:val="7D5A9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A9046"/>
  <w15:chartTrackingRefBased/>
  <w15:docId w15:val="{4CF3EEB4-0566-49F3-AF2E-398113388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614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481E5E4B"/>
    <w:rPr>
      <w:color w:val="467886"/>
      <w:u w:val="single"/>
    </w:rPr>
  </w:style>
  <w:style w:type="paragraph" w:styleId="Header">
    <w:name w:val="header"/>
    <w:basedOn w:val="Normal"/>
    <w:uiPriority w:val="99"/>
    <w:unhideWhenUsed/>
    <w:rsid w:val="481E5E4B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481E5E4B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isselectedend">
    <w:name w:val="isselectedend"/>
    <w:basedOn w:val="Normal"/>
    <w:rsid w:val="003343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  <w:style w:type="character" w:styleId="Strong">
    <w:name w:val="Strong"/>
    <w:basedOn w:val="DefaultParagraphFont"/>
    <w:uiPriority w:val="22"/>
    <w:qFormat/>
    <w:rsid w:val="003343FA"/>
    <w:rPr>
      <w:b/>
      <w:bCs/>
    </w:rPr>
  </w:style>
  <w:style w:type="paragraph" w:styleId="NormalWeb">
    <w:name w:val="Normal (Web)"/>
    <w:basedOn w:val="Normal"/>
    <w:uiPriority w:val="99"/>
    <w:unhideWhenUsed/>
    <w:rsid w:val="003343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  <w:style w:type="character" w:customStyle="1" w:styleId="text-token-text-primary">
    <w:name w:val="text-token-text-primary"/>
    <w:basedOn w:val="DefaultParagraphFont"/>
    <w:rsid w:val="003343FA"/>
  </w:style>
  <w:style w:type="character" w:customStyle="1" w:styleId="FooterChar">
    <w:name w:val="Footer Char"/>
    <w:link w:val="Footer"/>
    <w:uiPriority w:val="99"/>
    <w:rsid w:val="003614C8"/>
  </w:style>
  <w:style w:type="character" w:customStyle="1" w:styleId="Heading2Char">
    <w:name w:val="Heading 2 Char"/>
    <w:basedOn w:val="DefaultParagraphFont"/>
    <w:link w:val="Heading2"/>
    <w:uiPriority w:val="9"/>
    <w:rsid w:val="003614C8"/>
    <w:rPr>
      <w:rFonts w:ascii="Times New Roman" w:eastAsia="Times New Roman" w:hAnsi="Times New Roman" w:cs="Times New Roman"/>
      <w:b/>
      <w:bCs/>
      <w:sz w:val="36"/>
      <w:szCs w:val="36"/>
      <w:lang w:eastAsia="en-US"/>
    </w:rPr>
  </w:style>
  <w:style w:type="paragraph" w:styleId="BodyText">
    <w:name w:val="Body Text"/>
    <w:basedOn w:val="Normal"/>
    <w:link w:val="BodyTextChar"/>
    <w:uiPriority w:val="1"/>
    <w:qFormat/>
    <w:rsid w:val="00531C45"/>
    <w:pPr>
      <w:widowControl w:val="0"/>
      <w:spacing w:after="0" w:line="240" w:lineRule="auto"/>
      <w:ind w:left="1020" w:hanging="360"/>
    </w:pPr>
    <w:rPr>
      <w:rFonts w:ascii="Times New Roman" w:eastAsia="Times New Roman" w:hAnsi="Times New Roman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531C45"/>
    <w:rPr>
      <w:rFonts w:ascii="Times New Roman" w:eastAsia="Times New Roman" w:hAnsi="Times New Roman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9506FE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8E3A0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rboffice@research.rutgers.edu" TargetMode="External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yperlink" Target="mailto:kendra.dickinson@rutgers.edu" TargetMode="Externa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microsoft.com/office/2011/relationships/people" Target="people.xml"/><Relationship Id="rId1" Type="http://schemas.openxmlformats.org/officeDocument/2006/relationships/styles" Target="styles.xml"/><Relationship Id="rId6" Type="http://schemas.openxmlformats.org/officeDocument/2006/relationships/hyperlink" Target="mailto:rme70@scarletmail.rutgers.edu" TargetMode="External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809</Words>
  <Characters>4970</Characters>
  <Application>Microsoft Office Word</Application>
  <DocSecurity>0</DocSecurity>
  <Lines>103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Kendra Dickinson</dc:creator>
  <cp:keywords/>
  <dc:description/>
  <cp:lastModifiedBy>Kendra Dickinson</cp:lastModifiedBy>
  <cp:revision>4</cp:revision>
  <dcterms:created xsi:type="dcterms:W3CDTF">2026-07-02T17:54:00Z</dcterms:created>
  <dcterms:modified xsi:type="dcterms:W3CDTF">2026-07-02T17:56:00Z</dcterms:modified>
</cp:coreProperties>
</file>