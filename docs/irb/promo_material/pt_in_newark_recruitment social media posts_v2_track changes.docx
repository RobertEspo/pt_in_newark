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CE7D" w14:textId="71DB2550" w:rsidR="00B85AD1" w:rsidRPr="00D86514" w:rsidRDefault="00B85AD1" w:rsidP="00B85AD1">
      <w:pPr>
        <w:jc w:val="center"/>
        <w:rPr>
          <w:rStyle w:val="Strong"/>
          <w:rFonts w:ascii="Palatino Linotype" w:hAnsi="Palatino Linotype" w:cs="Times New Roman (Body CS)"/>
          <w:smallCaps/>
          <w:sz w:val="22"/>
          <w:szCs w:val="22"/>
          <w:lang w:val="pt-BR"/>
        </w:rPr>
      </w:pPr>
      <w:proofErr w:type="spellStart"/>
      <w:r w:rsidRPr="00D86514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Recruitment</w:t>
      </w:r>
      <w:proofErr w:type="spellEnd"/>
      <w:r w:rsidRPr="00D86514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</w:t>
      </w:r>
      <w:r w:rsidR="00DF64D2" w:rsidRPr="00D86514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Social Media post</w:t>
      </w:r>
      <w:r w:rsidRPr="00D86514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- </w:t>
      </w:r>
      <w:proofErr w:type="spellStart"/>
      <w:r w:rsidRPr="00D86514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Portuguese</w:t>
      </w:r>
      <w:proofErr w:type="spellEnd"/>
    </w:p>
    <w:p w14:paraId="70ED7313" w14:textId="0AD60419" w:rsidR="00B85AD1" w:rsidRPr="00D86514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D86514">
        <w:rPr>
          <w:rFonts w:ascii="Palatino Linotype" w:hAnsi="Palatino Linotype"/>
          <w:sz w:val="22"/>
          <w:szCs w:val="22"/>
          <w:lang w:val="pt-BR"/>
        </w:rPr>
        <w:t>Olá</w:t>
      </w:r>
      <w:r w:rsidR="00DF64D2" w:rsidRPr="00D86514">
        <w:rPr>
          <w:rFonts w:ascii="Palatino Linotype" w:hAnsi="Palatino Linotype"/>
          <w:sz w:val="22"/>
          <w:szCs w:val="22"/>
          <w:lang w:val="pt-BR"/>
        </w:rPr>
        <w:t xml:space="preserve">! </w:t>
      </w:r>
      <w:r w:rsidRPr="00D86514">
        <w:rPr>
          <w:rFonts w:ascii="Palatino Linotype" w:hAnsi="Palatino Linotype"/>
          <w:sz w:val="22"/>
          <w:szCs w:val="22"/>
          <w:lang w:val="pt-BR"/>
        </w:rPr>
        <w:t>Você fala português, tem 18 anos ou mais e mora em Newark ou arredores?</w:t>
      </w:r>
      <w:r w:rsidR="00DF64D2" w:rsidRPr="00D86514">
        <w:rPr>
          <w:rFonts w:ascii="Palatino Linotype" w:hAnsi="Palatino Linotype"/>
          <w:sz w:val="22"/>
          <w:szCs w:val="22"/>
          <w:lang w:val="pt-BR"/>
        </w:rPr>
        <w:t xml:space="preserve"> </w:t>
      </w:r>
      <w:r w:rsidRPr="00D86514">
        <w:rPr>
          <w:rFonts w:ascii="Palatino Linotype" w:hAnsi="Palatino Linotype"/>
          <w:sz w:val="22"/>
          <w:szCs w:val="22"/>
          <w:lang w:val="pt-BR"/>
        </w:rPr>
        <w:t xml:space="preserve">O Departamento de Espanhol e </w:t>
      </w:r>
      <w:proofErr w:type="gramStart"/>
      <w:r w:rsidRPr="00D86514">
        <w:rPr>
          <w:rFonts w:ascii="Palatino Linotype" w:hAnsi="Palatino Linotype"/>
          <w:sz w:val="22"/>
          <w:szCs w:val="22"/>
          <w:lang w:val="pt-BR"/>
        </w:rPr>
        <w:t>Português</w:t>
      </w:r>
      <w:proofErr w:type="gramEnd"/>
      <w:r w:rsidRPr="00D86514">
        <w:rPr>
          <w:rFonts w:ascii="Palatino Linotype" w:hAnsi="Palatino Linotype"/>
          <w:sz w:val="22"/>
          <w:szCs w:val="22"/>
          <w:lang w:val="pt-BR"/>
        </w:rPr>
        <w:t xml:space="preserve"> da Rutgers-New Brunswick está realizando um</w:t>
      </w:r>
      <w:ins w:id="0" w:author="Kendra Dickinson" w:date="2026-07-02T17:32:00Z" w16du:dateUtc="2026-07-02T21:32:00Z">
        <w:r w:rsidR="00211552">
          <w:rPr>
            <w:rFonts w:ascii="Palatino Linotype" w:hAnsi="Palatino Linotype"/>
            <w:sz w:val="22"/>
            <w:szCs w:val="22"/>
            <w:lang w:val="pt-BR"/>
          </w:rPr>
          <w:t>a</w:t>
        </w:r>
      </w:ins>
      <w:r w:rsidRPr="00D86514">
        <w:rPr>
          <w:rFonts w:ascii="Palatino Linotype" w:hAnsi="Palatino Linotype"/>
          <w:sz w:val="22"/>
          <w:szCs w:val="22"/>
          <w:lang w:val="pt-BR"/>
        </w:rPr>
        <w:t xml:space="preserve"> </w:t>
      </w:r>
      <w:del w:id="1" w:author="Kendra Dickinson" w:date="2026-07-02T17:32:00Z" w16du:dateUtc="2026-07-02T21:32:00Z">
        <w:r w:rsidRPr="00D86514" w:rsidDel="00211552">
          <w:rPr>
            <w:rFonts w:ascii="Palatino Linotype" w:hAnsi="Palatino Linotype"/>
            <w:sz w:val="22"/>
            <w:szCs w:val="22"/>
            <w:lang w:val="pt-BR"/>
          </w:rPr>
          <w:delText xml:space="preserve">estudo </w:delText>
        </w:r>
      </w:del>
      <w:ins w:id="2" w:author="Kendra Dickinson" w:date="2026-07-02T17:32:00Z" w16du:dateUtc="2026-07-02T21:32:00Z">
        <w:r w:rsidR="00211552">
          <w:rPr>
            <w:rFonts w:ascii="Palatino Linotype" w:hAnsi="Palatino Linotype"/>
            <w:sz w:val="22"/>
            <w:szCs w:val="22"/>
            <w:lang w:val="pt-BR"/>
          </w:rPr>
          <w:t>pesquisa</w:t>
        </w:r>
        <w:r w:rsidR="00211552" w:rsidRPr="00D86514">
          <w:rPr>
            <w:rFonts w:ascii="Palatino Linotype" w:hAnsi="Palatino Linotype"/>
            <w:sz w:val="22"/>
            <w:szCs w:val="22"/>
            <w:lang w:val="pt-BR"/>
          </w:rPr>
          <w:t xml:space="preserve"> </w:t>
        </w:r>
      </w:ins>
      <w:r w:rsidRPr="00D86514">
        <w:rPr>
          <w:rFonts w:ascii="Palatino Linotype" w:hAnsi="Palatino Linotype"/>
          <w:sz w:val="22"/>
          <w:szCs w:val="22"/>
          <w:lang w:val="pt-BR"/>
        </w:rPr>
        <w:t xml:space="preserve">sobre o português falado em Nova Jersey. A participação é simples: </w:t>
      </w:r>
      <w:ins w:id="3" w:author="Kendra Dickinson" w:date="2026-07-02T17:27:00Z" w16du:dateUtc="2026-07-02T21:27:00Z">
        <w:r w:rsidR="00D86514" w:rsidRPr="00D86514">
          <w:rPr>
            <w:rFonts w:ascii="Palatino Linotype" w:hAnsi="Palatino Linotype"/>
            <w:sz w:val="22"/>
            <w:szCs w:val="22"/>
            <w:rPrChange w:id="4" w:author="Kendra Dickinson" w:date="2026-07-02T17:29:00Z" w16du:dateUtc="2026-07-02T21:29:00Z">
              <w:rPr/>
            </w:rPrChange>
          </w:rPr>
          <w:t xml:space="preserve">com um </w:t>
        </w:r>
        <w:proofErr w:type="spellStart"/>
        <w:r w:rsidR="00D86514" w:rsidRPr="00D86514">
          <w:rPr>
            <w:rFonts w:ascii="Palatino Linotype" w:hAnsi="Palatino Linotype"/>
            <w:sz w:val="22"/>
            <w:szCs w:val="22"/>
            <w:rPrChange w:id="5" w:author="Kendra Dickinson" w:date="2026-07-02T17:29:00Z" w16du:dateUtc="2026-07-02T21:29:00Z">
              <w:rPr/>
            </w:rPrChange>
          </w:rPr>
          <w:t>pesquisador</w:t>
        </w:r>
        <w:proofErr w:type="spellEnd"/>
        <w:r w:rsidR="00D86514" w:rsidRPr="00D86514">
          <w:rPr>
            <w:rFonts w:ascii="Palatino Linotype" w:hAnsi="Palatino Linotype"/>
            <w:sz w:val="22"/>
            <w:szCs w:val="22"/>
            <w:lang w:val="pt-BR"/>
          </w:rPr>
          <w:t xml:space="preserve">, </w:t>
        </w:r>
      </w:ins>
      <w:r w:rsidRPr="00D86514">
        <w:rPr>
          <w:rFonts w:ascii="Palatino Linotype" w:hAnsi="Palatino Linotype"/>
          <w:sz w:val="22"/>
          <w:szCs w:val="22"/>
          <w:lang w:val="pt-BR"/>
        </w:rPr>
        <w:t>você lerá algumas frases, contará uma história breve e preencherá um formulário sobre seu uso da língua.</w:t>
      </w:r>
      <w:r w:rsidR="00DF64D2" w:rsidRPr="00D86514">
        <w:rPr>
          <w:rFonts w:ascii="Palatino Linotype" w:hAnsi="Palatino Linotype"/>
          <w:sz w:val="22"/>
          <w:szCs w:val="22"/>
          <w:lang w:val="pt-BR"/>
        </w:rPr>
        <w:t xml:space="preserve"> </w:t>
      </w:r>
      <w:ins w:id="6" w:author="Kendra Dickinson" w:date="2026-07-02T17:31:00Z" w16du:dateUtc="2026-07-02T21:31:00Z">
        <w:r w:rsidR="00211552" w:rsidRPr="00211552">
          <w:rPr>
            <w:rFonts w:ascii="Palatino Linotype" w:hAnsi="Palatino Linotype"/>
            <w:sz w:val="22"/>
            <w:szCs w:val="22"/>
            <w:rPrChange w:id="7" w:author="Kendra Dickinson" w:date="2026-07-02T17:31:00Z" w16du:dateUtc="2026-07-02T21:31:00Z">
              <w:rPr/>
            </w:rPrChange>
          </w:rPr>
          <w:t xml:space="preserve">As </w:t>
        </w:r>
        <w:proofErr w:type="spellStart"/>
        <w:r w:rsidR="00211552" w:rsidRPr="00211552">
          <w:rPr>
            <w:rFonts w:ascii="Palatino Linotype" w:hAnsi="Palatino Linotype"/>
            <w:sz w:val="22"/>
            <w:szCs w:val="22"/>
            <w:rPrChange w:id="8" w:author="Kendra Dickinson" w:date="2026-07-02T17:31:00Z" w16du:dateUtc="2026-07-02T21:31:00Z">
              <w:rPr/>
            </w:rPrChange>
          </w:rPr>
          <w:t>atividades</w:t>
        </w:r>
        <w:proofErr w:type="spellEnd"/>
        <w:r w:rsidR="00211552" w:rsidRPr="00211552">
          <w:rPr>
            <w:rFonts w:ascii="Palatino Linotype" w:hAnsi="Palatino Linotype"/>
            <w:sz w:val="22"/>
            <w:szCs w:val="22"/>
            <w:rPrChange w:id="9" w:author="Kendra Dickinson" w:date="2026-07-02T17:31:00Z" w16du:dateUtc="2026-07-02T21:31:00Z">
              <w:rPr/>
            </w:rPrChange>
          </w:rPr>
          <w:t xml:space="preserve"> </w:t>
        </w:r>
        <w:proofErr w:type="spellStart"/>
        <w:r w:rsidR="00211552" w:rsidRPr="00211552">
          <w:rPr>
            <w:rFonts w:ascii="Palatino Linotype" w:hAnsi="Palatino Linotype"/>
            <w:sz w:val="22"/>
            <w:szCs w:val="22"/>
            <w:rPrChange w:id="10" w:author="Kendra Dickinson" w:date="2026-07-02T17:31:00Z" w16du:dateUtc="2026-07-02T21:31:00Z">
              <w:rPr/>
            </w:rPrChange>
          </w:rPr>
          <w:t>serão</w:t>
        </w:r>
        <w:proofErr w:type="spellEnd"/>
        <w:r w:rsidR="00211552" w:rsidRPr="00211552">
          <w:rPr>
            <w:rFonts w:ascii="Palatino Linotype" w:hAnsi="Palatino Linotype"/>
            <w:sz w:val="22"/>
            <w:szCs w:val="22"/>
            <w:rPrChange w:id="11" w:author="Kendra Dickinson" w:date="2026-07-02T17:31:00Z" w16du:dateUtc="2026-07-02T21:31:00Z">
              <w:rPr/>
            </w:rPrChange>
          </w:rPr>
          <w:t xml:space="preserve"> </w:t>
        </w:r>
        <w:proofErr w:type="spellStart"/>
        <w:r w:rsidR="00211552" w:rsidRPr="00211552">
          <w:rPr>
            <w:rFonts w:ascii="Palatino Linotype" w:hAnsi="Palatino Linotype"/>
            <w:sz w:val="22"/>
            <w:szCs w:val="22"/>
            <w:rPrChange w:id="12" w:author="Kendra Dickinson" w:date="2026-07-02T17:31:00Z" w16du:dateUtc="2026-07-02T21:31:00Z">
              <w:rPr/>
            </w:rPrChange>
          </w:rPr>
          <w:t>gravadas</w:t>
        </w:r>
        <w:proofErr w:type="spellEnd"/>
        <w:r w:rsidR="00211552" w:rsidRPr="00211552">
          <w:rPr>
            <w:rFonts w:ascii="Palatino Linotype" w:hAnsi="Palatino Linotype"/>
            <w:sz w:val="22"/>
            <w:szCs w:val="22"/>
            <w:rPrChange w:id="13" w:author="Kendra Dickinson" w:date="2026-07-02T17:31:00Z" w16du:dateUtc="2026-07-02T21:31:00Z">
              <w:rPr/>
            </w:rPrChange>
          </w:rPr>
          <w:t xml:space="preserve"> </w:t>
        </w:r>
        <w:proofErr w:type="spellStart"/>
        <w:r w:rsidR="00211552" w:rsidRPr="00211552">
          <w:rPr>
            <w:rFonts w:ascii="Palatino Linotype" w:hAnsi="Palatino Linotype"/>
            <w:sz w:val="22"/>
            <w:szCs w:val="22"/>
            <w:rPrChange w:id="14" w:author="Kendra Dickinson" w:date="2026-07-02T17:31:00Z" w16du:dateUtc="2026-07-02T21:31:00Z">
              <w:rPr/>
            </w:rPrChange>
          </w:rPr>
          <w:t>em</w:t>
        </w:r>
        <w:proofErr w:type="spellEnd"/>
        <w:r w:rsidR="00211552" w:rsidRPr="00211552">
          <w:rPr>
            <w:rFonts w:ascii="Palatino Linotype" w:hAnsi="Palatino Linotype"/>
            <w:sz w:val="22"/>
            <w:szCs w:val="22"/>
            <w:rPrChange w:id="15" w:author="Kendra Dickinson" w:date="2026-07-02T17:31:00Z" w16du:dateUtc="2026-07-02T21:31:00Z">
              <w:rPr/>
            </w:rPrChange>
          </w:rPr>
          <w:t xml:space="preserve"> </w:t>
        </w:r>
        <w:proofErr w:type="spellStart"/>
        <w:r w:rsidR="00211552" w:rsidRPr="00211552">
          <w:rPr>
            <w:rFonts w:ascii="Palatino Linotype" w:hAnsi="Palatino Linotype"/>
            <w:sz w:val="22"/>
            <w:szCs w:val="22"/>
            <w:rPrChange w:id="16" w:author="Kendra Dickinson" w:date="2026-07-02T17:31:00Z" w16du:dateUtc="2026-07-02T21:31:00Z">
              <w:rPr/>
            </w:rPrChange>
          </w:rPr>
          <w:t>áudio</w:t>
        </w:r>
        <w:proofErr w:type="spellEnd"/>
        <w:r w:rsidR="00211552" w:rsidRPr="00211552">
          <w:rPr>
            <w:rFonts w:ascii="Palatino Linotype" w:hAnsi="Palatino Linotype"/>
            <w:sz w:val="22"/>
            <w:szCs w:val="22"/>
            <w:rPrChange w:id="17" w:author="Kendra Dickinson" w:date="2026-07-02T17:31:00Z" w16du:dateUtc="2026-07-02T21:31:00Z">
              <w:rPr/>
            </w:rPrChange>
          </w:rPr>
          <w:t xml:space="preserve"> e </w:t>
        </w:r>
        <w:proofErr w:type="spellStart"/>
        <w:r w:rsidR="00211552" w:rsidRPr="00211552">
          <w:rPr>
            <w:rFonts w:ascii="Palatino Linotype" w:hAnsi="Palatino Linotype"/>
            <w:sz w:val="22"/>
            <w:szCs w:val="22"/>
            <w:rPrChange w:id="18" w:author="Kendra Dickinson" w:date="2026-07-02T17:31:00Z" w16du:dateUtc="2026-07-02T21:31:00Z">
              <w:rPr/>
            </w:rPrChange>
          </w:rPr>
          <w:t>terão</w:t>
        </w:r>
        <w:proofErr w:type="spellEnd"/>
        <w:r w:rsidR="00211552" w:rsidRPr="00211552">
          <w:rPr>
            <w:rFonts w:ascii="Palatino Linotype" w:hAnsi="Palatino Linotype"/>
            <w:sz w:val="22"/>
            <w:szCs w:val="22"/>
            <w:rPrChange w:id="19" w:author="Kendra Dickinson" w:date="2026-07-02T17:31:00Z" w16du:dateUtc="2026-07-02T21:31:00Z">
              <w:rPr/>
            </w:rPrChange>
          </w:rPr>
          <w:t xml:space="preserve"> </w:t>
        </w:r>
        <w:proofErr w:type="spellStart"/>
        <w:r w:rsidR="00211552" w:rsidRPr="00211552">
          <w:rPr>
            <w:rFonts w:ascii="Palatino Linotype" w:hAnsi="Palatino Linotype"/>
            <w:sz w:val="22"/>
            <w:szCs w:val="22"/>
            <w:rPrChange w:id="20" w:author="Kendra Dickinson" w:date="2026-07-02T17:31:00Z" w16du:dateUtc="2026-07-02T21:31:00Z">
              <w:rPr/>
            </w:rPrChange>
          </w:rPr>
          <w:t>duração</w:t>
        </w:r>
        <w:proofErr w:type="spellEnd"/>
        <w:r w:rsidR="00211552" w:rsidRPr="00211552">
          <w:rPr>
            <w:rFonts w:ascii="Palatino Linotype" w:hAnsi="Palatino Linotype"/>
            <w:sz w:val="22"/>
            <w:szCs w:val="22"/>
            <w:rPrChange w:id="21" w:author="Kendra Dickinson" w:date="2026-07-02T17:31:00Z" w16du:dateUtc="2026-07-02T21:31:00Z">
              <w:rPr/>
            </w:rPrChange>
          </w:rPr>
          <w:t xml:space="preserve"> </w:t>
        </w:r>
        <w:proofErr w:type="spellStart"/>
        <w:r w:rsidR="00211552" w:rsidRPr="00211552">
          <w:rPr>
            <w:rFonts w:ascii="Palatino Linotype" w:hAnsi="Palatino Linotype"/>
            <w:sz w:val="22"/>
            <w:szCs w:val="22"/>
            <w:rPrChange w:id="22" w:author="Kendra Dickinson" w:date="2026-07-02T17:31:00Z" w16du:dateUtc="2026-07-02T21:31:00Z">
              <w:rPr/>
            </w:rPrChange>
          </w:rPr>
          <w:t>aproximada</w:t>
        </w:r>
        <w:proofErr w:type="spellEnd"/>
        <w:r w:rsidR="00211552" w:rsidRPr="00211552">
          <w:rPr>
            <w:rFonts w:ascii="Palatino Linotype" w:hAnsi="Palatino Linotype"/>
            <w:sz w:val="22"/>
            <w:szCs w:val="22"/>
            <w:rPrChange w:id="23" w:author="Kendra Dickinson" w:date="2026-07-02T17:31:00Z" w16du:dateUtc="2026-07-02T21:31:00Z">
              <w:rPr/>
            </w:rPrChange>
          </w:rPr>
          <w:t xml:space="preserve"> de 45–60 </w:t>
        </w:r>
        <w:proofErr w:type="spellStart"/>
        <w:r w:rsidR="00211552" w:rsidRPr="00211552">
          <w:rPr>
            <w:rFonts w:ascii="Palatino Linotype" w:hAnsi="Palatino Linotype"/>
            <w:sz w:val="22"/>
            <w:szCs w:val="22"/>
            <w:rPrChange w:id="24" w:author="Kendra Dickinson" w:date="2026-07-02T17:31:00Z" w16du:dateUtc="2026-07-02T21:31:00Z">
              <w:rPr/>
            </w:rPrChange>
          </w:rPr>
          <w:t>minutos</w:t>
        </w:r>
        <w:proofErr w:type="spellEnd"/>
        <w:r w:rsidR="00211552" w:rsidRPr="00211552">
          <w:rPr>
            <w:rFonts w:ascii="Palatino Linotype" w:hAnsi="Palatino Linotype"/>
            <w:sz w:val="22"/>
            <w:szCs w:val="22"/>
            <w:rPrChange w:id="25" w:author="Kendra Dickinson" w:date="2026-07-02T17:31:00Z" w16du:dateUtc="2026-07-02T21:31:00Z">
              <w:rPr/>
            </w:rPrChange>
          </w:rPr>
          <w:t>.</w:t>
        </w:r>
        <w:r w:rsidR="00211552" w:rsidRPr="00D86514">
          <w:rPr>
            <w:rFonts w:ascii="Palatino Linotype" w:hAnsi="Palatino Linotype"/>
            <w:sz w:val="22"/>
            <w:szCs w:val="22"/>
          </w:rPr>
          <w:t xml:space="preserve"> </w:t>
        </w:r>
      </w:ins>
      <w:r w:rsidRPr="00D86514">
        <w:rPr>
          <w:rFonts w:ascii="Palatino Linotype" w:hAnsi="Palatino Linotype"/>
          <w:sz w:val="22"/>
          <w:szCs w:val="22"/>
        </w:rPr>
        <w:t xml:space="preserve">Os </w:t>
      </w:r>
      <w:proofErr w:type="spellStart"/>
      <w:r w:rsidRPr="00D86514">
        <w:rPr>
          <w:rFonts w:ascii="Palatino Linotype" w:hAnsi="Palatino Linotype"/>
          <w:sz w:val="22"/>
          <w:szCs w:val="22"/>
        </w:rPr>
        <w:t>participantes</w:t>
      </w:r>
      <w:proofErr w:type="spellEnd"/>
      <w:r w:rsidRPr="00D86514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D86514">
        <w:rPr>
          <w:rFonts w:ascii="Palatino Linotype" w:hAnsi="Palatino Linotype"/>
          <w:sz w:val="22"/>
          <w:szCs w:val="22"/>
        </w:rPr>
        <w:t>receberão</w:t>
      </w:r>
      <w:proofErr w:type="spellEnd"/>
      <w:r w:rsidRPr="00D86514">
        <w:rPr>
          <w:rFonts w:ascii="Palatino Linotype" w:hAnsi="Palatino Linotype"/>
          <w:sz w:val="22"/>
          <w:szCs w:val="22"/>
        </w:rPr>
        <w:t xml:space="preserve"> um </w:t>
      </w:r>
      <w:proofErr w:type="spellStart"/>
      <w:r w:rsidRPr="00D86514">
        <w:rPr>
          <w:rFonts w:ascii="Palatino Linotype" w:hAnsi="Palatino Linotype"/>
          <w:sz w:val="22"/>
          <w:szCs w:val="22"/>
        </w:rPr>
        <w:t>cartão-presente</w:t>
      </w:r>
      <w:proofErr w:type="spellEnd"/>
      <w:r w:rsidRPr="00D86514">
        <w:rPr>
          <w:rFonts w:ascii="Palatino Linotype" w:hAnsi="Palatino Linotype"/>
          <w:sz w:val="22"/>
          <w:szCs w:val="22"/>
        </w:rPr>
        <w:t xml:space="preserve"> </w:t>
      </w:r>
      <w:ins w:id="26" w:author="Kendra Dickinson" w:date="2026-07-02T17:28:00Z" w16du:dateUtc="2026-07-02T21:28:00Z">
        <w:r w:rsidR="00D86514" w:rsidRPr="00D86514">
          <w:rPr>
            <w:rFonts w:ascii="Palatino Linotype" w:hAnsi="Palatino Linotype"/>
            <w:sz w:val="22"/>
            <w:szCs w:val="22"/>
          </w:rPr>
          <w:t xml:space="preserve">Visa </w:t>
        </w:r>
      </w:ins>
      <w:r w:rsidRPr="00D86514">
        <w:rPr>
          <w:rFonts w:ascii="Palatino Linotype" w:hAnsi="Palatino Linotype"/>
          <w:sz w:val="22"/>
          <w:szCs w:val="22"/>
        </w:rPr>
        <w:t xml:space="preserve">de US$20 </w:t>
      </w:r>
      <w:proofErr w:type="spellStart"/>
      <w:r w:rsidRPr="00D86514">
        <w:rPr>
          <w:rFonts w:ascii="Palatino Linotype" w:hAnsi="Palatino Linotype"/>
          <w:sz w:val="22"/>
          <w:szCs w:val="22"/>
        </w:rPr>
        <w:t>ao</w:t>
      </w:r>
      <w:proofErr w:type="spellEnd"/>
      <w:r w:rsidRPr="00D86514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D86514">
        <w:rPr>
          <w:rFonts w:ascii="Palatino Linotype" w:hAnsi="Palatino Linotype"/>
          <w:sz w:val="22"/>
          <w:szCs w:val="22"/>
        </w:rPr>
        <w:t>concluir</w:t>
      </w:r>
      <w:proofErr w:type="spellEnd"/>
      <w:r w:rsidRPr="00D86514">
        <w:rPr>
          <w:rFonts w:ascii="Palatino Linotype" w:hAnsi="Palatino Linotype"/>
          <w:sz w:val="22"/>
          <w:szCs w:val="22"/>
        </w:rPr>
        <w:t xml:space="preserve"> o </w:t>
      </w:r>
      <w:proofErr w:type="spellStart"/>
      <w:r w:rsidRPr="00D86514">
        <w:rPr>
          <w:rFonts w:ascii="Palatino Linotype" w:hAnsi="Palatino Linotype"/>
          <w:sz w:val="22"/>
          <w:szCs w:val="22"/>
        </w:rPr>
        <w:t>estudo</w:t>
      </w:r>
      <w:proofErr w:type="spellEnd"/>
      <w:r w:rsidRPr="00D86514">
        <w:rPr>
          <w:rFonts w:ascii="Palatino Linotype" w:hAnsi="Palatino Linotype"/>
          <w:sz w:val="22"/>
          <w:szCs w:val="22"/>
        </w:rPr>
        <w:t>.</w:t>
      </w:r>
      <w:r w:rsidR="00DF64D2" w:rsidRPr="00D86514">
        <w:rPr>
          <w:rFonts w:ascii="Palatino Linotype" w:hAnsi="Palatino Linotype"/>
          <w:sz w:val="22"/>
          <w:szCs w:val="22"/>
          <w:lang w:val="pt-BR"/>
        </w:rPr>
        <w:t xml:space="preserve"> </w:t>
      </w:r>
      <w:r w:rsidRPr="00D86514">
        <w:rPr>
          <w:rFonts w:ascii="Palatino Linotype" w:hAnsi="Palatino Linotype"/>
          <w:sz w:val="22"/>
          <w:szCs w:val="22"/>
          <w:lang w:val="pt-BR"/>
        </w:rPr>
        <w:t>Para saber mais ou participar, entre em contato com:</w:t>
      </w:r>
    </w:p>
    <w:p w14:paraId="7ED0EE3B" w14:textId="4C134C4F" w:rsidR="00B85AD1" w:rsidRPr="00D86514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D86514">
        <w:rPr>
          <w:rStyle w:val="Strong"/>
          <w:rFonts w:ascii="Palatino Linotype" w:hAnsi="Palatino Linotype"/>
          <w:b w:val="0"/>
          <w:bCs w:val="0"/>
          <w:sz w:val="22"/>
          <w:szCs w:val="22"/>
          <w:lang w:val="pt-BR"/>
        </w:rPr>
        <w:t>Robert Esposito</w:t>
      </w:r>
      <w:r w:rsidRPr="00D86514">
        <w:rPr>
          <w:rFonts w:ascii="Palatino Linotype" w:hAnsi="Palatino Linotype"/>
          <w:b/>
          <w:bCs/>
          <w:sz w:val="22"/>
          <w:szCs w:val="22"/>
          <w:lang w:val="pt-BR"/>
        </w:rPr>
        <w:br/>
      </w:r>
      <w:r w:rsidRPr="00D86514">
        <w:rPr>
          <w:rFonts w:ascii="Palatino Linotype" w:hAnsi="Palatino Linotype"/>
          <w:sz w:val="22"/>
          <w:szCs w:val="22"/>
          <w:rPrChange w:id="27" w:author="Kendra Dickinson" w:date="2026-07-02T17:29:00Z" w16du:dateUtc="2026-07-02T21:29:00Z">
            <w:rPr/>
          </w:rPrChange>
        </w:rPr>
        <w:fldChar w:fldCharType="begin"/>
      </w:r>
      <w:r w:rsidRPr="00D86514">
        <w:rPr>
          <w:rFonts w:ascii="Palatino Linotype" w:hAnsi="Palatino Linotype"/>
          <w:sz w:val="22"/>
          <w:szCs w:val="22"/>
          <w:rPrChange w:id="28" w:author="Kendra Dickinson" w:date="2026-07-02T17:29:00Z" w16du:dateUtc="2026-07-02T21:29:00Z">
            <w:rPr/>
          </w:rPrChange>
        </w:rPr>
        <w:instrText>HYPERLINK "mailto:rme70@scarletmail.rutgers.edu"</w:instrText>
      </w:r>
      <w:r w:rsidRPr="00D86514">
        <w:rPr>
          <w:rFonts w:ascii="Palatino Linotype" w:hAnsi="Palatino Linotype"/>
          <w:sz w:val="22"/>
          <w:szCs w:val="22"/>
          <w:rPrChange w:id="29" w:author="Kendra Dickinson" w:date="2026-07-02T17:29:00Z" w16du:dateUtc="2026-07-02T21:29:00Z">
            <w:rPr/>
          </w:rPrChange>
        </w:rPr>
      </w:r>
      <w:r w:rsidRPr="00D86514">
        <w:rPr>
          <w:rFonts w:ascii="Palatino Linotype" w:hAnsi="Palatino Linotype"/>
          <w:sz w:val="22"/>
          <w:szCs w:val="22"/>
          <w:rPrChange w:id="30" w:author="Kendra Dickinson" w:date="2026-07-02T17:29:00Z" w16du:dateUtc="2026-07-02T21:29:00Z">
            <w:rPr/>
          </w:rPrChange>
        </w:rPr>
        <w:fldChar w:fldCharType="separate"/>
      </w:r>
      <w:r w:rsidRPr="00D86514">
        <w:rPr>
          <w:rStyle w:val="Hyperlink"/>
          <w:rFonts w:ascii="Palatino Linotype" w:hAnsi="Palatino Linotype"/>
          <w:sz w:val="22"/>
          <w:szCs w:val="22"/>
          <w:lang w:val="pt-BR"/>
        </w:rPr>
        <w:t>rme70@scarletmail.rutgers.edu</w:t>
      </w:r>
      <w:r w:rsidRPr="00D86514">
        <w:rPr>
          <w:rFonts w:ascii="Palatino Linotype" w:hAnsi="Palatino Linotype"/>
          <w:sz w:val="22"/>
          <w:szCs w:val="22"/>
          <w:rPrChange w:id="31" w:author="Kendra Dickinson" w:date="2026-07-02T17:29:00Z" w16du:dateUtc="2026-07-02T21:29:00Z">
            <w:rPr/>
          </w:rPrChange>
        </w:rPr>
        <w:fldChar w:fldCharType="end"/>
      </w:r>
    </w:p>
    <w:p w14:paraId="18F3729D" w14:textId="149FF543" w:rsidR="00B85AD1" w:rsidRPr="00D86514" w:rsidRDefault="00D86514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proofErr w:type="spellStart"/>
      <w:ins w:id="32" w:author="Kendra Dickinson" w:date="2026-07-02T17:29:00Z" w16du:dateUtc="2026-07-02T21:29:00Z">
        <w:r w:rsidRPr="00D86514">
          <w:rPr>
            <w:rFonts w:ascii="Palatino Linotype" w:hAnsi="Palatino Linotype"/>
            <w:sz w:val="22"/>
            <w:szCs w:val="22"/>
            <w:rPrChange w:id="33" w:author="Kendra Dickinson" w:date="2026-07-02T17:29:00Z" w16du:dateUtc="2026-07-02T21:29:00Z">
              <w:rPr/>
            </w:rPrChange>
          </w:rPr>
          <w:t>Depois</w:t>
        </w:r>
        <w:proofErr w:type="spellEnd"/>
        <w:r w:rsidRPr="00D86514">
          <w:rPr>
            <w:rFonts w:ascii="Palatino Linotype" w:hAnsi="Palatino Linotype"/>
            <w:sz w:val="22"/>
            <w:szCs w:val="22"/>
            <w:rPrChange w:id="34" w:author="Kendra Dickinson" w:date="2026-07-02T17:29:00Z" w16du:dateUtc="2026-07-02T21:29:00Z">
              <w:rPr/>
            </w:rPrChange>
          </w:rPr>
          <w:t xml:space="preserve">, </w:t>
        </w:r>
        <w:proofErr w:type="spellStart"/>
        <w:r w:rsidRPr="00D86514">
          <w:rPr>
            <w:rFonts w:ascii="Palatino Linotype" w:hAnsi="Palatino Linotype"/>
            <w:sz w:val="22"/>
            <w:szCs w:val="22"/>
            <w:rPrChange w:id="35" w:author="Kendra Dickinson" w:date="2026-07-02T17:29:00Z" w16du:dateUtc="2026-07-02T21:29:00Z">
              <w:rPr/>
            </w:rPrChange>
          </w:rPr>
          <w:t>combinaremos</w:t>
        </w:r>
        <w:proofErr w:type="spellEnd"/>
        <w:r w:rsidRPr="00D86514">
          <w:rPr>
            <w:rFonts w:ascii="Palatino Linotype" w:hAnsi="Palatino Linotype"/>
            <w:sz w:val="22"/>
            <w:szCs w:val="22"/>
            <w:rPrChange w:id="36" w:author="Kendra Dickinson" w:date="2026-07-02T17:29:00Z" w16du:dateUtc="2026-07-02T21:29:00Z">
              <w:rPr/>
            </w:rPrChange>
          </w:rPr>
          <w:t xml:space="preserve"> de </w:t>
        </w:r>
        <w:proofErr w:type="spellStart"/>
        <w:r w:rsidRPr="00D86514">
          <w:rPr>
            <w:rFonts w:ascii="Palatino Linotype" w:hAnsi="Palatino Linotype"/>
            <w:sz w:val="22"/>
            <w:szCs w:val="22"/>
            <w:rPrChange w:id="37" w:author="Kendra Dickinson" w:date="2026-07-02T17:29:00Z" w16du:dateUtc="2026-07-02T21:29:00Z">
              <w:rPr/>
            </w:rPrChange>
          </w:rPr>
          <w:t>nos</w:t>
        </w:r>
        <w:proofErr w:type="spellEnd"/>
        <w:r w:rsidRPr="00D86514">
          <w:rPr>
            <w:rFonts w:ascii="Palatino Linotype" w:hAnsi="Palatino Linotype"/>
            <w:sz w:val="22"/>
            <w:szCs w:val="22"/>
            <w:rPrChange w:id="38" w:author="Kendra Dickinson" w:date="2026-07-02T17:29:00Z" w16du:dateUtc="2026-07-02T21:29:00Z">
              <w:rPr/>
            </w:rPrChange>
          </w:rPr>
          <w:t xml:space="preserve"> </w:t>
        </w:r>
        <w:proofErr w:type="spellStart"/>
        <w:r w:rsidRPr="00D86514">
          <w:rPr>
            <w:rFonts w:ascii="Palatino Linotype" w:hAnsi="Palatino Linotype"/>
            <w:sz w:val="22"/>
            <w:szCs w:val="22"/>
            <w:rPrChange w:id="39" w:author="Kendra Dickinson" w:date="2026-07-02T17:29:00Z" w16du:dateUtc="2026-07-02T21:29:00Z">
              <w:rPr/>
            </w:rPrChange>
          </w:rPr>
          <w:t>encontrar</w:t>
        </w:r>
        <w:proofErr w:type="spellEnd"/>
        <w:r w:rsidRPr="00D86514">
          <w:rPr>
            <w:rFonts w:ascii="Palatino Linotype" w:hAnsi="Palatino Linotype"/>
            <w:sz w:val="22"/>
            <w:szCs w:val="22"/>
            <w:rPrChange w:id="40" w:author="Kendra Dickinson" w:date="2026-07-02T17:29:00Z" w16du:dateUtc="2026-07-02T21:29:00Z">
              <w:rPr/>
            </w:rPrChange>
          </w:rPr>
          <w:t xml:space="preserve"> </w:t>
        </w:r>
        <w:proofErr w:type="spellStart"/>
        <w:r w:rsidRPr="00D86514">
          <w:rPr>
            <w:rFonts w:ascii="Palatino Linotype" w:hAnsi="Palatino Linotype"/>
            <w:sz w:val="22"/>
            <w:szCs w:val="22"/>
            <w:rPrChange w:id="41" w:author="Kendra Dickinson" w:date="2026-07-02T17:29:00Z" w16du:dateUtc="2026-07-02T21:29:00Z">
              <w:rPr/>
            </w:rPrChange>
          </w:rPr>
          <w:t>em</w:t>
        </w:r>
        <w:proofErr w:type="spellEnd"/>
        <w:r w:rsidRPr="00D86514">
          <w:rPr>
            <w:rFonts w:ascii="Palatino Linotype" w:hAnsi="Palatino Linotype"/>
            <w:sz w:val="22"/>
            <w:szCs w:val="22"/>
            <w:rPrChange w:id="42" w:author="Kendra Dickinson" w:date="2026-07-02T17:29:00Z" w16du:dateUtc="2026-07-02T21:29:00Z">
              <w:rPr/>
            </w:rPrChange>
          </w:rPr>
          <w:t xml:space="preserve"> um local </w:t>
        </w:r>
        <w:proofErr w:type="spellStart"/>
        <w:r w:rsidRPr="00D86514">
          <w:rPr>
            <w:rFonts w:ascii="Palatino Linotype" w:hAnsi="Palatino Linotype"/>
            <w:sz w:val="22"/>
            <w:szCs w:val="22"/>
            <w:rPrChange w:id="43" w:author="Kendra Dickinson" w:date="2026-07-02T17:29:00Z" w16du:dateUtc="2026-07-02T21:29:00Z">
              <w:rPr/>
            </w:rPrChange>
          </w:rPr>
          <w:t>público</w:t>
        </w:r>
        <w:proofErr w:type="spellEnd"/>
        <w:r w:rsidRPr="00D86514">
          <w:rPr>
            <w:rFonts w:ascii="Palatino Linotype" w:hAnsi="Palatino Linotype"/>
            <w:sz w:val="22"/>
            <w:szCs w:val="22"/>
            <w:rPrChange w:id="44" w:author="Kendra Dickinson" w:date="2026-07-02T17:29:00Z" w16du:dateUtc="2026-07-02T21:29:00Z">
              <w:rPr/>
            </w:rPrChange>
          </w:rPr>
          <w:t xml:space="preserve"> de </w:t>
        </w:r>
        <w:proofErr w:type="spellStart"/>
        <w:r w:rsidRPr="00D86514">
          <w:rPr>
            <w:rFonts w:ascii="Palatino Linotype" w:hAnsi="Palatino Linotype"/>
            <w:sz w:val="22"/>
            <w:szCs w:val="22"/>
            <w:rPrChange w:id="45" w:author="Kendra Dickinson" w:date="2026-07-02T17:29:00Z" w16du:dateUtc="2026-07-02T21:29:00Z">
              <w:rPr/>
            </w:rPrChange>
          </w:rPr>
          <w:t>sua</w:t>
        </w:r>
        <w:proofErr w:type="spellEnd"/>
        <w:r w:rsidRPr="00D86514">
          <w:rPr>
            <w:rFonts w:ascii="Palatino Linotype" w:hAnsi="Palatino Linotype"/>
            <w:sz w:val="22"/>
            <w:szCs w:val="22"/>
            <w:rPrChange w:id="46" w:author="Kendra Dickinson" w:date="2026-07-02T17:29:00Z" w16du:dateUtc="2026-07-02T21:29:00Z">
              <w:rPr/>
            </w:rPrChange>
          </w:rPr>
          <w:t xml:space="preserve"> </w:t>
        </w:r>
        <w:proofErr w:type="spellStart"/>
        <w:r w:rsidRPr="00D86514">
          <w:rPr>
            <w:rFonts w:ascii="Palatino Linotype" w:hAnsi="Palatino Linotype"/>
            <w:sz w:val="22"/>
            <w:szCs w:val="22"/>
            <w:rPrChange w:id="47" w:author="Kendra Dickinson" w:date="2026-07-02T17:29:00Z" w16du:dateUtc="2026-07-02T21:29:00Z">
              <w:rPr/>
            </w:rPrChange>
          </w:rPr>
          <w:t>preferência</w:t>
        </w:r>
        <w:proofErr w:type="spellEnd"/>
        <w:r w:rsidRPr="00D86514">
          <w:rPr>
            <w:rFonts w:ascii="Palatino Linotype" w:hAnsi="Palatino Linotype"/>
            <w:sz w:val="22"/>
            <w:szCs w:val="22"/>
            <w:rPrChange w:id="48" w:author="Kendra Dickinson" w:date="2026-07-02T17:29:00Z" w16du:dateUtc="2026-07-02T21:29:00Z">
              <w:rPr/>
            </w:rPrChange>
          </w:rPr>
          <w:t xml:space="preserve"> </w:t>
        </w:r>
        <w:proofErr w:type="spellStart"/>
        <w:r w:rsidRPr="00D86514">
          <w:rPr>
            <w:rFonts w:ascii="Palatino Linotype" w:hAnsi="Palatino Linotype"/>
            <w:sz w:val="22"/>
            <w:szCs w:val="22"/>
            <w:rPrChange w:id="49" w:author="Kendra Dickinson" w:date="2026-07-02T17:29:00Z" w16du:dateUtc="2026-07-02T21:29:00Z">
              <w:rPr/>
            </w:rPrChange>
          </w:rPr>
          <w:t>em</w:t>
        </w:r>
        <w:proofErr w:type="spellEnd"/>
        <w:r w:rsidRPr="00D86514">
          <w:rPr>
            <w:rFonts w:ascii="Palatino Linotype" w:hAnsi="Palatino Linotype"/>
            <w:sz w:val="22"/>
            <w:szCs w:val="22"/>
            <w:rPrChange w:id="50" w:author="Kendra Dickinson" w:date="2026-07-02T17:29:00Z" w16du:dateUtc="2026-07-02T21:29:00Z">
              <w:rPr/>
            </w:rPrChange>
          </w:rPr>
          <w:t xml:space="preserve"> Newark, como </w:t>
        </w:r>
        <w:proofErr w:type="spellStart"/>
        <w:r w:rsidRPr="00D86514">
          <w:rPr>
            <w:rFonts w:ascii="Palatino Linotype" w:hAnsi="Palatino Linotype"/>
            <w:sz w:val="22"/>
            <w:szCs w:val="22"/>
            <w:rPrChange w:id="51" w:author="Kendra Dickinson" w:date="2026-07-02T17:29:00Z" w16du:dateUtc="2026-07-02T21:29:00Z">
              <w:rPr/>
            </w:rPrChange>
          </w:rPr>
          <w:t>uma</w:t>
        </w:r>
        <w:proofErr w:type="spellEnd"/>
        <w:r w:rsidRPr="00D86514">
          <w:rPr>
            <w:rFonts w:ascii="Palatino Linotype" w:hAnsi="Palatino Linotype"/>
            <w:sz w:val="22"/>
            <w:szCs w:val="22"/>
            <w:rPrChange w:id="52" w:author="Kendra Dickinson" w:date="2026-07-02T17:29:00Z" w16du:dateUtc="2026-07-02T21:29:00Z">
              <w:rPr/>
            </w:rPrChange>
          </w:rPr>
          <w:t xml:space="preserve"> </w:t>
        </w:r>
        <w:proofErr w:type="spellStart"/>
        <w:r w:rsidRPr="00D86514">
          <w:rPr>
            <w:rFonts w:ascii="Palatino Linotype" w:hAnsi="Palatino Linotype"/>
            <w:sz w:val="22"/>
            <w:szCs w:val="22"/>
            <w:rPrChange w:id="53" w:author="Kendra Dickinson" w:date="2026-07-02T17:29:00Z" w16du:dateUtc="2026-07-02T21:29:00Z">
              <w:rPr/>
            </w:rPrChange>
          </w:rPr>
          <w:t>biblioteca</w:t>
        </w:r>
        <w:proofErr w:type="spellEnd"/>
        <w:r w:rsidRPr="00D86514">
          <w:rPr>
            <w:rFonts w:ascii="Palatino Linotype" w:hAnsi="Palatino Linotype"/>
            <w:sz w:val="22"/>
            <w:szCs w:val="22"/>
            <w:rPrChange w:id="54" w:author="Kendra Dickinson" w:date="2026-07-02T17:29:00Z" w16du:dateUtc="2026-07-02T21:29:00Z">
              <w:rPr/>
            </w:rPrChange>
          </w:rPr>
          <w:t xml:space="preserve"> </w:t>
        </w:r>
        <w:proofErr w:type="spellStart"/>
        <w:r w:rsidRPr="00D86514">
          <w:rPr>
            <w:rFonts w:ascii="Palatino Linotype" w:hAnsi="Palatino Linotype"/>
            <w:sz w:val="22"/>
            <w:szCs w:val="22"/>
            <w:rPrChange w:id="55" w:author="Kendra Dickinson" w:date="2026-07-02T17:29:00Z" w16du:dateUtc="2026-07-02T21:29:00Z">
              <w:rPr/>
            </w:rPrChange>
          </w:rPr>
          <w:t>pública</w:t>
        </w:r>
        <w:proofErr w:type="spellEnd"/>
        <w:r w:rsidRPr="00D86514">
          <w:rPr>
            <w:rFonts w:ascii="Palatino Linotype" w:hAnsi="Palatino Linotype"/>
            <w:sz w:val="22"/>
            <w:szCs w:val="22"/>
            <w:rPrChange w:id="56" w:author="Kendra Dickinson" w:date="2026-07-02T17:29:00Z" w16du:dateUtc="2026-07-02T21:29:00Z">
              <w:rPr/>
            </w:rPrChange>
          </w:rPr>
          <w:t>.</w:t>
        </w:r>
        <w:r w:rsidRPr="00D86514">
          <w:rPr>
            <w:rFonts w:ascii="Palatino Linotype" w:hAnsi="Palatino Linotype"/>
            <w:sz w:val="22"/>
            <w:szCs w:val="22"/>
            <w:lang w:val="pt-BR"/>
          </w:rPr>
          <w:t xml:space="preserve"> </w:t>
        </w:r>
      </w:ins>
      <w:r w:rsidR="00B85AD1" w:rsidRPr="00D86514">
        <w:rPr>
          <w:rFonts w:ascii="Palatino Linotype" w:hAnsi="Palatino Linotype"/>
          <w:sz w:val="22"/>
          <w:szCs w:val="22"/>
          <w:lang w:val="pt-BR"/>
        </w:rPr>
        <w:t>Sinta-se à vontade para compartilhar esta mensagem com conhecidos que possam ter interesse.</w:t>
      </w:r>
      <w:r w:rsidR="00DF64D2" w:rsidRPr="00D86514">
        <w:rPr>
          <w:rFonts w:ascii="Palatino Linotype" w:hAnsi="Palatino Linotype"/>
          <w:sz w:val="22"/>
          <w:szCs w:val="22"/>
          <w:lang w:val="pt-BR"/>
        </w:rPr>
        <w:t xml:space="preserve"> </w:t>
      </w:r>
      <w:r w:rsidR="00B85AD1" w:rsidRPr="00D86514">
        <w:rPr>
          <w:rFonts w:ascii="Palatino Linotype" w:hAnsi="Palatino Linotype"/>
          <w:sz w:val="22"/>
          <w:szCs w:val="22"/>
          <w:lang w:val="pt-BR"/>
        </w:rPr>
        <w:t>Agradecemos desde já a sua colaboração!</w:t>
      </w:r>
    </w:p>
    <w:p w14:paraId="6325085C" w14:textId="76ECF152" w:rsidR="00B85AD1" w:rsidRPr="00D86514" w:rsidDel="00211552" w:rsidRDefault="00B85AD1" w:rsidP="00B85AD1">
      <w:pPr>
        <w:pStyle w:val="NormalWeb"/>
        <w:spacing w:before="0" w:beforeAutospacing="0" w:after="0" w:afterAutospacing="0"/>
        <w:rPr>
          <w:del w:id="57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</w:p>
    <w:p w14:paraId="0FB7B217" w14:textId="77777777" w:rsidR="00B85AD1" w:rsidRPr="00D86514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1C7CE9E7" w14:textId="77777777" w:rsidR="00B85AD1" w:rsidRPr="00D86514" w:rsidDel="00211552" w:rsidRDefault="00B85AD1" w:rsidP="00B85AD1">
      <w:pPr>
        <w:pStyle w:val="NormalWeb"/>
        <w:spacing w:before="0" w:beforeAutospacing="0" w:after="0" w:afterAutospacing="0"/>
        <w:rPr>
          <w:del w:id="58" w:author="Kendra Dickinson" w:date="2026-07-02T17:34:00Z" w16du:dateUtc="2026-07-02T21:34:00Z"/>
          <w:rFonts w:ascii="Palatino Linotype" w:hAnsi="Palatino Linotype"/>
          <w:sz w:val="22"/>
          <w:szCs w:val="22"/>
          <w:lang w:val="pt-BR"/>
        </w:rPr>
      </w:pPr>
    </w:p>
    <w:p w14:paraId="70221E93" w14:textId="77777777" w:rsidR="00B85AD1" w:rsidRPr="00D86514" w:rsidDel="00211552" w:rsidRDefault="00B85AD1" w:rsidP="00B85AD1">
      <w:pPr>
        <w:pStyle w:val="NormalWeb"/>
        <w:spacing w:before="0" w:beforeAutospacing="0" w:after="0" w:afterAutospacing="0"/>
        <w:rPr>
          <w:del w:id="59" w:author="Kendra Dickinson" w:date="2026-07-02T17:34:00Z" w16du:dateUtc="2026-07-02T21:34:00Z"/>
          <w:rFonts w:ascii="Palatino Linotype" w:hAnsi="Palatino Linotype"/>
          <w:sz w:val="22"/>
          <w:szCs w:val="22"/>
          <w:lang w:val="pt-BR"/>
        </w:rPr>
      </w:pPr>
    </w:p>
    <w:p w14:paraId="40F06F8F" w14:textId="77777777" w:rsidR="00211552" w:rsidRDefault="00211552" w:rsidP="00B85AD1">
      <w:pPr>
        <w:pStyle w:val="NormalWeb"/>
        <w:spacing w:before="0" w:beforeAutospacing="0" w:after="0" w:afterAutospacing="0"/>
        <w:rPr>
          <w:ins w:id="60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</w:p>
    <w:p w14:paraId="637DE09A" w14:textId="41184614" w:rsidR="00211552" w:rsidRDefault="00211552" w:rsidP="00B85AD1">
      <w:pPr>
        <w:pStyle w:val="NormalWeb"/>
        <w:spacing w:before="0" w:beforeAutospacing="0" w:after="0" w:afterAutospacing="0"/>
        <w:rPr>
          <w:ins w:id="61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  <w:ins w:id="62" w:author="Kendra Dickinson" w:date="2026-07-02T17:33:00Z" w16du:dateUtc="2026-07-02T21:33:00Z">
        <w:r>
          <w:rPr>
            <w:rFonts w:ascii="Palatino Linotype" w:hAnsi="Palatino Linotype"/>
            <w:noProof/>
            <w:sz w:val="22"/>
            <w:szCs w:val="22"/>
            <w:lang w:val="pt-BR"/>
            <w14:ligatures w14:val="standardContextual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B45429C" wp14:editId="6223EC62">
                  <wp:simplePos x="0" y="0"/>
                  <wp:positionH relativeFrom="column">
                    <wp:posOffset>-9144</wp:posOffset>
                  </wp:positionH>
                  <wp:positionV relativeFrom="paragraph">
                    <wp:posOffset>49022</wp:posOffset>
                  </wp:positionV>
                  <wp:extent cx="2542032" cy="1216152"/>
                  <wp:effectExtent l="0" t="0" r="10795" b="15875"/>
                  <wp:wrapNone/>
                  <wp:docPr id="649236186" name="Text Box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542032" cy="121615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3E9F6D6" w14:textId="77777777" w:rsidR="00211552" w:rsidRPr="00211552" w:rsidRDefault="00211552" w:rsidP="00211552">
                              <w:pPr>
                                <w:pStyle w:val="cvgsua"/>
                                <w:spacing w:before="0" w:beforeAutospacing="0" w:after="0" w:afterAutospacing="0" w:line="240" w:lineRule="atLeast"/>
                                <w:rPr>
                                  <w:ins w:id="63" w:author="Kendra Dickinson" w:date="2026-07-02T17:33:00Z" w16du:dateUtc="2026-07-02T21:33:00Z"/>
                                  <w:rFonts w:ascii="Palatino Linotype" w:hAnsi="Palatino Linotype"/>
                                  <w:sz w:val="20"/>
                                  <w:szCs w:val="20"/>
                                  <w:rPrChange w:id="64" w:author="Kendra Dickinson" w:date="2026-07-02T17:33:00Z" w16du:dateUtc="2026-07-02T21:33:00Z">
                                    <w:rPr>
                                      <w:ins w:id="65" w:author="Kendra Dickinson" w:date="2026-07-02T17:33:00Z" w16du:dateUtc="2026-07-02T21:33:00Z"/>
                                    </w:rPr>
                                  </w:rPrChange>
                                </w:rPr>
                                <w:pPrChange w:id="66" w:author="Kendra Dickinson" w:date="2026-07-02T17:33:00Z" w16du:dateUtc="2026-07-02T21:33:00Z">
                                  <w:pPr>
                                    <w:pStyle w:val="cvgsua"/>
                                    <w:spacing w:line="240" w:lineRule="atLeast"/>
                                  </w:pPr>
                                </w:pPrChange>
                              </w:pPr>
                              <w:proofErr w:type="spellStart"/>
                              <w:ins w:id="67" w:author="Kendra Dickinson" w:date="2026-07-02T17:33:00Z" w16du:dateUtc="2026-07-02T21:33:00Z"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b/>
                                    <w:bCs/>
                                    <w:sz w:val="20"/>
                                    <w:szCs w:val="20"/>
                                    <w:rPrChange w:id="68" w:author="Kendra Dickinson" w:date="2026-07-02T17:33:00Z" w16du:dateUtc="2026-07-02T21:33:00Z">
                                      <w:rPr>
                                        <w:rStyle w:val="agcmg"/>
                                        <w:b/>
                                        <w:bCs/>
                                      </w:rPr>
                                    </w:rPrChange>
                                  </w:rPr>
                                  <w:t>Informações</w:t>
                                </w:r>
                                <w:proofErr w:type="spellEnd"/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b/>
                                    <w:bCs/>
                                    <w:sz w:val="20"/>
                                    <w:szCs w:val="20"/>
                                    <w:rPrChange w:id="69" w:author="Kendra Dickinson" w:date="2026-07-02T17:33:00Z" w16du:dateUtc="2026-07-02T21:33:00Z">
                                      <w:rPr>
                                        <w:rStyle w:val="agcmg"/>
                                        <w:b/>
                                        <w:bCs/>
                                      </w:rPr>
                                    </w:rPrChange>
                                  </w:rPr>
                                  <w:t xml:space="preserve"> da </w:t>
                                </w:r>
                                <w:proofErr w:type="spellStart"/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b/>
                                    <w:bCs/>
                                    <w:sz w:val="20"/>
                                    <w:szCs w:val="20"/>
                                    <w:rPrChange w:id="70" w:author="Kendra Dickinson" w:date="2026-07-02T17:33:00Z" w16du:dateUtc="2026-07-02T21:33:00Z">
                                      <w:rPr>
                                        <w:rStyle w:val="agcmg"/>
                                        <w:b/>
                                        <w:bCs/>
                                      </w:rPr>
                                    </w:rPrChange>
                                  </w:rPr>
                                  <w:t>pesquisa</w:t>
                                </w:r>
                                <w:proofErr w:type="spellEnd"/>
                              </w:ins>
                            </w:p>
                            <w:p w14:paraId="01AF3D72" w14:textId="77777777" w:rsidR="00211552" w:rsidRPr="00211552" w:rsidRDefault="00211552" w:rsidP="00211552">
                              <w:pPr>
                                <w:pStyle w:val="cvgsua"/>
                                <w:spacing w:before="0" w:beforeAutospacing="0" w:after="0" w:afterAutospacing="0" w:line="240" w:lineRule="atLeast"/>
                                <w:rPr>
                                  <w:ins w:id="71" w:author="Kendra Dickinson" w:date="2026-07-02T17:33:00Z" w16du:dateUtc="2026-07-02T21:33:00Z"/>
                                  <w:rFonts w:ascii="Palatino Linotype" w:hAnsi="Palatino Linotype"/>
                                  <w:sz w:val="20"/>
                                  <w:szCs w:val="20"/>
                                  <w:rPrChange w:id="72" w:author="Kendra Dickinson" w:date="2026-07-02T17:33:00Z" w16du:dateUtc="2026-07-02T21:33:00Z">
                                    <w:rPr>
                                      <w:ins w:id="73" w:author="Kendra Dickinson" w:date="2026-07-02T17:33:00Z" w16du:dateUtc="2026-07-02T21:33:00Z"/>
                                    </w:rPr>
                                  </w:rPrChange>
                                </w:rPr>
                                <w:pPrChange w:id="74" w:author="Kendra Dickinson" w:date="2026-07-02T17:33:00Z" w16du:dateUtc="2026-07-02T21:33:00Z">
                                  <w:pPr>
                                    <w:pStyle w:val="cvgsua"/>
                                    <w:spacing w:line="240" w:lineRule="atLeast"/>
                                  </w:pPr>
                                </w:pPrChange>
                              </w:pPr>
                              <w:proofErr w:type="spellStart"/>
                              <w:ins w:id="75" w:author="Kendra Dickinson" w:date="2026-07-02T17:33:00Z" w16du:dateUtc="2026-07-02T21:33:00Z"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76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>Projeto</w:t>
                                </w:r>
                                <w:proofErr w:type="spellEnd"/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77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>: “</w:t>
                                </w:r>
                                <w:proofErr w:type="spellStart"/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78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>Português</w:t>
                                </w:r>
                                <w:proofErr w:type="spellEnd"/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79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 xml:space="preserve"> </w:t>
                                </w:r>
                                <w:proofErr w:type="spellStart"/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80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>em</w:t>
                                </w:r>
                                <w:proofErr w:type="spellEnd"/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81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 xml:space="preserve"> Nova Jersey”</w:t>
                                </w:r>
                              </w:ins>
                            </w:p>
                            <w:p w14:paraId="3AD4FFC1" w14:textId="77777777" w:rsidR="00211552" w:rsidRPr="00211552" w:rsidRDefault="00211552" w:rsidP="00211552">
                              <w:pPr>
                                <w:pStyle w:val="cvgsua"/>
                                <w:spacing w:before="0" w:beforeAutospacing="0" w:after="0" w:afterAutospacing="0" w:line="240" w:lineRule="atLeast"/>
                                <w:rPr>
                                  <w:ins w:id="82" w:author="Kendra Dickinson" w:date="2026-07-02T17:33:00Z" w16du:dateUtc="2026-07-02T21:33:00Z"/>
                                  <w:rFonts w:ascii="Palatino Linotype" w:hAnsi="Palatino Linotype"/>
                                  <w:sz w:val="20"/>
                                  <w:szCs w:val="20"/>
                                  <w:rPrChange w:id="83" w:author="Kendra Dickinson" w:date="2026-07-02T17:33:00Z" w16du:dateUtc="2026-07-02T21:33:00Z">
                                    <w:rPr>
                                      <w:ins w:id="84" w:author="Kendra Dickinson" w:date="2026-07-02T17:33:00Z" w16du:dateUtc="2026-07-02T21:33:00Z"/>
                                    </w:rPr>
                                  </w:rPrChange>
                                </w:rPr>
                                <w:pPrChange w:id="85" w:author="Kendra Dickinson" w:date="2026-07-02T17:33:00Z" w16du:dateUtc="2026-07-02T21:33:00Z">
                                  <w:pPr>
                                    <w:pStyle w:val="cvgsua"/>
                                    <w:spacing w:line="240" w:lineRule="atLeast"/>
                                  </w:pPr>
                                </w:pPrChange>
                              </w:pPr>
                              <w:proofErr w:type="spellStart"/>
                              <w:ins w:id="86" w:author="Kendra Dickinson" w:date="2026-07-02T17:33:00Z" w16du:dateUtc="2026-07-02T21:33:00Z"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87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>Pesquisadores</w:t>
                                </w:r>
                                <w:proofErr w:type="spellEnd"/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88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>: Dr. Kendra Dickinson</w:t>
                                </w:r>
                              </w:ins>
                            </w:p>
                            <w:p w14:paraId="18645194" w14:textId="77777777" w:rsidR="00211552" w:rsidRPr="00211552" w:rsidRDefault="00211552" w:rsidP="00211552">
                              <w:pPr>
                                <w:pStyle w:val="cvgsua"/>
                                <w:spacing w:before="0" w:beforeAutospacing="0" w:after="0" w:afterAutospacing="0" w:line="240" w:lineRule="atLeast"/>
                                <w:rPr>
                                  <w:ins w:id="89" w:author="Kendra Dickinson" w:date="2026-07-02T17:33:00Z" w16du:dateUtc="2026-07-02T21:33:00Z"/>
                                  <w:rFonts w:ascii="Palatino Linotype" w:hAnsi="Palatino Linotype"/>
                                  <w:sz w:val="20"/>
                                  <w:szCs w:val="20"/>
                                  <w:rPrChange w:id="90" w:author="Kendra Dickinson" w:date="2026-07-02T17:33:00Z" w16du:dateUtc="2026-07-02T21:33:00Z">
                                    <w:rPr>
                                      <w:ins w:id="91" w:author="Kendra Dickinson" w:date="2026-07-02T17:33:00Z" w16du:dateUtc="2026-07-02T21:33:00Z"/>
                                    </w:rPr>
                                  </w:rPrChange>
                                </w:rPr>
                                <w:pPrChange w:id="92" w:author="Kendra Dickinson" w:date="2026-07-02T17:33:00Z" w16du:dateUtc="2026-07-02T21:33:00Z">
                                  <w:pPr>
                                    <w:pStyle w:val="cvgsua"/>
                                    <w:spacing w:line="240" w:lineRule="atLeast"/>
                                  </w:pPr>
                                </w:pPrChange>
                              </w:pPr>
                              <w:ins w:id="93" w:author="Kendra Dickinson" w:date="2026-07-02T17:33:00Z" w16du:dateUtc="2026-07-02T21:33:00Z"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94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>Robert Esposito</w:t>
                                </w:r>
                              </w:ins>
                            </w:p>
                            <w:p w14:paraId="5B9A69AA" w14:textId="77777777" w:rsidR="00211552" w:rsidRPr="00211552" w:rsidRDefault="00211552" w:rsidP="00211552">
                              <w:pPr>
                                <w:pStyle w:val="cvgsua"/>
                                <w:spacing w:before="0" w:beforeAutospacing="0" w:after="0" w:afterAutospacing="0" w:line="240" w:lineRule="atLeast"/>
                                <w:rPr>
                                  <w:ins w:id="95" w:author="Kendra Dickinson" w:date="2026-07-02T17:33:00Z" w16du:dateUtc="2026-07-02T21:33:00Z"/>
                                  <w:rFonts w:ascii="Palatino Linotype" w:hAnsi="Palatino Linotype"/>
                                  <w:sz w:val="20"/>
                                  <w:szCs w:val="20"/>
                                  <w:rPrChange w:id="96" w:author="Kendra Dickinson" w:date="2026-07-02T17:33:00Z" w16du:dateUtc="2026-07-02T21:33:00Z">
                                    <w:rPr>
                                      <w:ins w:id="97" w:author="Kendra Dickinson" w:date="2026-07-02T17:33:00Z" w16du:dateUtc="2026-07-02T21:33:00Z"/>
                                    </w:rPr>
                                  </w:rPrChange>
                                </w:rPr>
                                <w:pPrChange w:id="98" w:author="Kendra Dickinson" w:date="2026-07-02T17:33:00Z" w16du:dateUtc="2026-07-02T21:33:00Z">
                                  <w:pPr>
                                    <w:pStyle w:val="cvgsua"/>
                                    <w:spacing w:line="240" w:lineRule="atLeast"/>
                                  </w:pPr>
                                </w:pPrChange>
                              </w:pPr>
                              <w:ins w:id="99" w:author="Kendra Dickinson" w:date="2026-07-02T17:33:00Z" w16du:dateUtc="2026-07-02T21:33:00Z"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100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>15 Seminary Place</w:t>
                                </w:r>
                              </w:ins>
                            </w:p>
                            <w:p w14:paraId="4DD482DD" w14:textId="77777777" w:rsidR="00211552" w:rsidRPr="00211552" w:rsidRDefault="00211552" w:rsidP="00211552">
                              <w:pPr>
                                <w:pStyle w:val="cvgsua"/>
                                <w:spacing w:before="0" w:beforeAutospacing="0" w:after="0" w:afterAutospacing="0" w:line="240" w:lineRule="atLeast"/>
                                <w:rPr>
                                  <w:ins w:id="101" w:author="Kendra Dickinson" w:date="2026-07-02T17:33:00Z" w16du:dateUtc="2026-07-02T21:33:00Z"/>
                                  <w:rFonts w:ascii="Palatino Linotype" w:hAnsi="Palatino Linotype"/>
                                  <w:sz w:val="20"/>
                                  <w:szCs w:val="20"/>
                                  <w:rPrChange w:id="102" w:author="Kendra Dickinson" w:date="2026-07-02T17:33:00Z" w16du:dateUtc="2026-07-02T21:33:00Z">
                                    <w:rPr>
                                      <w:ins w:id="103" w:author="Kendra Dickinson" w:date="2026-07-02T17:33:00Z" w16du:dateUtc="2026-07-02T21:33:00Z"/>
                                    </w:rPr>
                                  </w:rPrChange>
                                </w:rPr>
                                <w:pPrChange w:id="104" w:author="Kendra Dickinson" w:date="2026-07-02T17:33:00Z" w16du:dateUtc="2026-07-02T21:33:00Z">
                                  <w:pPr>
                                    <w:pStyle w:val="cvgsua"/>
                                    <w:spacing w:line="240" w:lineRule="atLeast"/>
                                  </w:pPr>
                                </w:pPrChange>
                              </w:pPr>
                              <w:ins w:id="105" w:author="Kendra Dickinson" w:date="2026-07-02T17:33:00Z" w16du:dateUtc="2026-07-02T21:33:00Z"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106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>New Brunswick, NJ 08816</w:t>
                                </w:r>
                              </w:ins>
                            </w:p>
                            <w:p w14:paraId="6EACBE99" w14:textId="77777777" w:rsidR="00211552" w:rsidRPr="00211552" w:rsidRDefault="00211552" w:rsidP="00211552">
                              <w:pPr>
                                <w:spacing w:after="0"/>
                                <w:rPr>
                                  <w:rFonts w:ascii="Palatino Linotype" w:hAnsi="Palatino Linotype"/>
                                  <w:sz w:val="20"/>
                                  <w:szCs w:val="20"/>
                                  <w:rPrChange w:id="107" w:author="Kendra Dickinson" w:date="2026-07-02T17:33:00Z" w16du:dateUtc="2026-07-02T21:33:00Z">
                                    <w:rPr/>
                                  </w:rPrChange>
                                </w:rPr>
                                <w:pPrChange w:id="108" w:author="Kendra Dickinson" w:date="2026-07-02T17:33:00Z" w16du:dateUtc="2026-07-02T21:33:00Z">
                                  <w:pPr/>
                                </w:pPrChange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B45429C"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6" type="#_x0000_t202" style="position:absolute;margin-left:-.7pt;margin-top:3.85pt;width:200.15pt;height:9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" fillcolor="white [3201]" strokeweight=".5pt">
                  <v:textbox>
                    <w:txbxContent>
                      <w:p w14:paraId="43E9F6D6" w14:textId="77777777" w:rsidR="00211552" w:rsidRPr="00211552" w:rsidRDefault="00211552" w:rsidP="00211552">
                        <w:pPr>
                          <w:pStyle w:val="cvgsua"/>
                          <w:spacing w:before="0" w:beforeAutospacing="0" w:after="0" w:afterAutospacing="0" w:line="240" w:lineRule="atLeast"/>
                          <w:rPr>
                            <w:ins w:id="109" w:author="Kendra Dickinson" w:date="2026-07-02T17:33:00Z" w16du:dateUtc="2026-07-02T21:33:00Z"/>
                            <w:rFonts w:ascii="Palatino Linotype" w:hAnsi="Palatino Linotype"/>
                            <w:sz w:val="20"/>
                            <w:szCs w:val="20"/>
                            <w:rPrChange w:id="110" w:author="Kendra Dickinson" w:date="2026-07-02T17:33:00Z" w16du:dateUtc="2026-07-02T21:33:00Z">
                              <w:rPr>
                                <w:ins w:id="111" w:author="Kendra Dickinson" w:date="2026-07-02T17:33:00Z" w16du:dateUtc="2026-07-02T21:33:00Z"/>
                              </w:rPr>
                            </w:rPrChange>
                          </w:rPr>
                          <w:pPrChange w:id="112" w:author="Kendra Dickinson" w:date="2026-07-02T17:33:00Z" w16du:dateUtc="2026-07-02T21:33:00Z">
                            <w:pPr>
                              <w:pStyle w:val="cvgsua"/>
                              <w:spacing w:line="240" w:lineRule="atLeast"/>
                            </w:pPr>
                          </w:pPrChange>
                        </w:pPr>
                        <w:proofErr w:type="spellStart"/>
                        <w:ins w:id="113" w:author="Kendra Dickinson" w:date="2026-07-02T17:33:00Z" w16du:dateUtc="2026-07-02T21:33:00Z">
                          <w:r w:rsidRPr="00211552">
                            <w:rPr>
                              <w:rStyle w:val="agcmg"/>
                              <w:rFonts w:ascii="Palatino Linotype" w:hAnsi="Palatino Linotype"/>
                              <w:b/>
                              <w:bCs/>
                              <w:sz w:val="20"/>
                              <w:szCs w:val="20"/>
                              <w:rPrChange w:id="114" w:author="Kendra Dickinson" w:date="2026-07-02T17:33:00Z" w16du:dateUtc="2026-07-02T21:33:00Z">
                                <w:rPr>
                                  <w:rStyle w:val="agcmg"/>
                                  <w:b/>
                                  <w:bCs/>
                                </w:rPr>
                              </w:rPrChange>
                            </w:rPr>
                            <w:t>Informações</w:t>
                          </w:r>
                          <w:proofErr w:type="spellEnd"/>
                          <w:r w:rsidRPr="00211552">
                            <w:rPr>
                              <w:rStyle w:val="agcmg"/>
                              <w:rFonts w:ascii="Palatino Linotype" w:hAnsi="Palatino Linotype"/>
                              <w:b/>
                              <w:bCs/>
                              <w:sz w:val="20"/>
                              <w:szCs w:val="20"/>
                              <w:rPrChange w:id="115" w:author="Kendra Dickinson" w:date="2026-07-02T17:33:00Z" w16du:dateUtc="2026-07-02T21:33:00Z">
                                <w:rPr>
                                  <w:rStyle w:val="agcmg"/>
                                  <w:b/>
                                  <w:bCs/>
                                </w:rPr>
                              </w:rPrChange>
                            </w:rPr>
                            <w:t xml:space="preserve"> da </w:t>
                          </w:r>
                          <w:proofErr w:type="spellStart"/>
                          <w:r w:rsidRPr="00211552">
                            <w:rPr>
                              <w:rStyle w:val="agcmg"/>
                              <w:rFonts w:ascii="Palatino Linotype" w:hAnsi="Palatino Linotype"/>
                              <w:b/>
                              <w:bCs/>
                              <w:sz w:val="20"/>
                              <w:szCs w:val="20"/>
                              <w:rPrChange w:id="116" w:author="Kendra Dickinson" w:date="2026-07-02T17:33:00Z" w16du:dateUtc="2026-07-02T21:33:00Z">
                                <w:rPr>
                                  <w:rStyle w:val="agcmg"/>
                                  <w:b/>
                                  <w:bCs/>
                                </w:rPr>
                              </w:rPrChange>
                            </w:rPr>
                            <w:t>pesquisa</w:t>
                          </w:r>
                          <w:proofErr w:type="spellEnd"/>
                        </w:ins>
                      </w:p>
                      <w:p w14:paraId="01AF3D72" w14:textId="77777777" w:rsidR="00211552" w:rsidRPr="00211552" w:rsidRDefault="00211552" w:rsidP="00211552">
                        <w:pPr>
                          <w:pStyle w:val="cvgsua"/>
                          <w:spacing w:before="0" w:beforeAutospacing="0" w:after="0" w:afterAutospacing="0" w:line="240" w:lineRule="atLeast"/>
                          <w:rPr>
                            <w:ins w:id="117" w:author="Kendra Dickinson" w:date="2026-07-02T17:33:00Z" w16du:dateUtc="2026-07-02T21:33:00Z"/>
                            <w:rFonts w:ascii="Palatino Linotype" w:hAnsi="Palatino Linotype"/>
                            <w:sz w:val="20"/>
                            <w:szCs w:val="20"/>
                            <w:rPrChange w:id="118" w:author="Kendra Dickinson" w:date="2026-07-02T17:33:00Z" w16du:dateUtc="2026-07-02T21:33:00Z">
                              <w:rPr>
                                <w:ins w:id="119" w:author="Kendra Dickinson" w:date="2026-07-02T17:33:00Z" w16du:dateUtc="2026-07-02T21:33:00Z"/>
                              </w:rPr>
                            </w:rPrChange>
                          </w:rPr>
                          <w:pPrChange w:id="120" w:author="Kendra Dickinson" w:date="2026-07-02T17:33:00Z" w16du:dateUtc="2026-07-02T21:33:00Z">
                            <w:pPr>
                              <w:pStyle w:val="cvgsua"/>
                              <w:spacing w:line="240" w:lineRule="atLeast"/>
                            </w:pPr>
                          </w:pPrChange>
                        </w:pPr>
                        <w:proofErr w:type="spellStart"/>
                        <w:ins w:id="121" w:author="Kendra Dickinson" w:date="2026-07-02T17:33:00Z" w16du:dateUtc="2026-07-02T21:33:00Z"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122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>Projeto</w:t>
                          </w:r>
                          <w:proofErr w:type="spellEnd"/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123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>: “</w:t>
                          </w:r>
                          <w:proofErr w:type="spellStart"/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124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>Português</w:t>
                          </w:r>
                          <w:proofErr w:type="spellEnd"/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125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 xml:space="preserve"> </w:t>
                          </w:r>
                          <w:proofErr w:type="spellStart"/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126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>em</w:t>
                          </w:r>
                          <w:proofErr w:type="spellEnd"/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127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 xml:space="preserve"> Nova Jersey”</w:t>
                          </w:r>
                        </w:ins>
                      </w:p>
                      <w:p w14:paraId="3AD4FFC1" w14:textId="77777777" w:rsidR="00211552" w:rsidRPr="00211552" w:rsidRDefault="00211552" w:rsidP="00211552">
                        <w:pPr>
                          <w:pStyle w:val="cvgsua"/>
                          <w:spacing w:before="0" w:beforeAutospacing="0" w:after="0" w:afterAutospacing="0" w:line="240" w:lineRule="atLeast"/>
                          <w:rPr>
                            <w:ins w:id="128" w:author="Kendra Dickinson" w:date="2026-07-02T17:33:00Z" w16du:dateUtc="2026-07-02T21:33:00Z"/>
                            <w:rFonts w:ascii="Palatino Linotype" w:hAnsi="Palatino Linotype"/>
                            <w:sz w:val="20"/>
                            <w:szCs w:val="20"/>
                            <w:rPrChange w:id="129" w:author="Kendra Dickinson" w:date="2026-07-02T17:33:00Z" w16du:dateUtc="2026-07-02T21:33:00Z">
                              <w:rPr>
                                <w:ins w:id="130" w:author="Kendra Dickinson" w:date="2026-07-02T17:33:00Z" w16du:dateUtc="2026-07-02T21:33:00Z"/>
                              </w:rPr>
                            </w:rPrChange>
                          </w:rPr>
                          <w:pPrChange w:id="131" w:author="Kendra Dickinson" w:date="2026-07-02T17:33:00Z" w16du:dateUtc="2026-07-02T21:33:00Z">
                            <w:pPr>
                              <w:pStyle w:val="cvgsua"/>
                              <w:spacing w:line="240" w:lineRule="atLeast"/>
                            </w:pPr>
                          </w:pPrChange>
                        </w:pPr>
                        <w:proofErr w:type="spellStart"/>
                        <w:ins w:id="132" w:author="Kendra Dickinson" w:date="2026-07-02T17:33:00Z" w16du:dateUtc="2026-07-02T21:33:00Z"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133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>Pesquisadores</w:t>
                          </w:r>
                          <w:proofErr w:type="spellEnd"/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134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>: Dr. Kendra Dickinson</w:t>
                          </w:r>
                        </w:ins>
                      </w:p>
                      <w:p w14:paraId="18645194" w14:textId="77777777" w:rsidR="00211552" w:rsidRPr="00211552" w:rsidRDefault="00211552" w:rsidP="00211552">
                        <w:pPr>
                          <w:pStyle w:val="cvgsua"/>
                          <w:spacing w:before="0" w:beforeAutospacing="0" w:after="0" w:afterAutospacing="0" w:line="240" w:lineRule="atLeast"/>
                          <w:rPr>
                            <w:ins w:id="135" w:author="Kendra Dickinson" w:date="2026-07-02T17:33:00Z" w16du:dateUtc="2026-07-02T21:33:00Z"/>
                            <w:rFonts w:ascii="Palatino Linotype" w:hAnsi="Palatino Linotype"/>
                            <w:sz w:val="20"/>
                            <w:szCs w:val="20"/>
                            <w:rPrChange w:id="136" w:author="Kendra Dickinson" w:date="2026-07-02T17:33:00Z" w16du:dateUtc="2026-07-02T21:33:00Z">
                              <w:rPr>
                                <w:ins w:id="137" w:author="Kendra Dickinson" w:date="2026-07-02T17:33:00Z" w16du:dateUtc="2026-07-02T21:33:00Z"/>
                              </w:rPr>
                            </w:rPrChange>
                          </w:rPr>
                          <w:pPrChange w:id="138" w:author="Kendra Dickinson" w:date="2026-07-02T17:33:00Z" w16du:dateUtc="2026-07-02T21:33:00Z">
                            <w:pPr>
                              <w:pStyle w:val="cvgsua"/>
                              <w:spacing w:line="240" w:lineRule="atLeast"/>
                            </w:pPr>
                          </w:pPrChange>
                        </w:pPr>
                        <w:ins w:id="139" w:author="Kendra Dickinson" w:date="2026-07-02T17:33:00Z" w16du:dateUtc="2026-07-02T21:33:00Z"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140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>Robert Esposito</w:t>
                          </w:r>
                        </w:ins>
                      </w:p>
                      <w:p w14:paraId="5B9A69AA" w14:textId="77777777" w:rsidR="00211552" w:rsidRPr="00211552" w:rsidRDefault="00211552" w:rsidP="00211552">
                        <w:pPr>
                          <w:pStyle w:val="cvgsua"/>
                          <w:spacing w:before="0" w:beforeAutospacing="0" w:after="0" w:afterAutospacing="0" w:line="240" w:lineRule="atLeast"/>
                          <w:rPr>
                            <w:ins w:id="141" w:author="Kendra Dickinson" w:date="2026-07-02T17:33:00Z" w16du:dateUtc="2026-07-02T21:33:00Z"/>
                            <w:rFonts w:ascii="Palatino Linotype" w:hAnsi="Palatino Linotype"/>
                            <w:sz w:val="20"/>
                            <w:szCs w:val="20"/>
                            <w:rPrChange w:id="142" w:author="Kendra Dickinson" w:date="2026-07-02T17:33:00Z" w16du:dateUtc="2026-07-02T21:33:00Z">
                              <w:rPr>
                                <w:ins w:id="143" w:author="Kendra Dickinson" w:date="2026-07-02T17:33:00Z" w16du:dateUtc="2026-07-02T21:33:00Z"/>
                              </w:rPr>
                            </w:rPrChange>
                          </w:rPr>
                          <w:pPrChange w:id="144" w:author="Kendra Dickinson" w:date="2026-07-02T17:33:00Z" w16du:dateUtc="2026-07-02T21:33:00Z">
                            <w:pPr>
                              <w:pStyle w:val="cvgsua"/>
                              <w:spacing w:line="240" w:lineRule="atLeast"/>
                            </w:pPr>
                          </w:pPrChange>
                        </w:pPr>
                        <w:ins w:id="145" w:author="Kendra Dickinson" w:date="2026-07-02T17:33:00Z" w16du:dateUtc="2026-07-02T21:33:00Z"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146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>15 Seminary Place</w:t>
                          </w:r>
                        </w:ins>
                      </w:p>
                      <w:p w14:paraId="4DD482DD" w14:textId="77777777" w:rsidR="00211552" w:rsidRPr="00211552" w:rsidRDefault="00211552" w:rsidP="00211552">
                        <w:pPr>
                          <w:pStyle w:val="cvgsua"/>
                          <w:spacing w:before="0" w:beforeAutospacing="0" w:after="0" w:afterAutospacing="0" w:line="240" w:lineRule="atLeast"/>
                          <w:rPr>
                            <w:ins w:id="147" w:author="Kendra Dickinson" w:date="2026-07-02T17:33:00Z" w16du:dateUtc="2026-07-02T21:33:00Z"/>
                            <w:rFonts w:ascii="Palatino Linotype" w:hAnsi="Palatino Linotype"/>
                            <w:sz w:val="20"/>
                            <w:szCs w:val="20"/>
                            <w:rPrChange w:id="148" w:author="Kendra Dickinson" w:date="2026-07-02T17:33:00Z" w16du:dateUtc="2026-07-02T21:33:00Z">
                              <w:rPr>
                                <w:ins w:id="149" w:author="Kendra Dickinson" w:date="2026-07-02T17:33:00Z" w16du:dateUtc="2026-07-02T21:33:00Z"/>
                              </w:rPr>
                            </w:rPrChange>
                          </w:rPr>
                          <w:pPrChange w:id="150" w:author="Kendra Dickinson" w:date="2026-07-02T17:33:00Z" w16du:dateUtc="2026-07-02T21:33:00Z">
                            <w:pPr>
                              <w:pStyle w:val="cvgsua"/>
                              <w:spacing w:line="240" w:lineRule="atLeast"/>
                            </w:pPr>
                          </w:pPrChange>
                        </w:pPr>
                        <w:ins w:id="151" w:author="Kendra Dickinson" w:date="2026-07-02T17:33:00Z" w16du:dateUtc="2026-07-02T21:33:00Z"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152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>New Brunswick, NJ 08816</w:t>
                          </w:r>
                        </w:ins>
                      </w:p>
                      <w:p w14:paraId="6EACBE99" w14:textId="77777777" w:rsidR="00211552" w:rsidRPr="00211552" w:rsidRDefault="00211552" w:rsidP="00211552">
                        <w:pPr>
                          <w:spacing w:after="0"/>
                          <w:rPr>
                            <w:rFonts w:ascii="Palatino Linotype" w:hAnsi="Palatino Linotype"/>
                            <w:sz w:val="20"/>
                            <w:szCs w:val="20"/>
                            <w:rPrChange w:id="153" w:author="Kendra Dickinson" w:date="2026-07-02T17:33:00Z" w16du:dateUtc="2026-07-02T21:33:00Z">
                              <w:rPr/>
                            </w:rPrChange>
                          </w:rPr>
                          <w:pPrChange w:id="154" w:author="Kendra Dickinson" w:date="2026-07-02T17:33:00Z" w16du:dateUtc="2026-07-02T21:33:00Z">
                            <w:pPr/>
                          </w:pPrChange>
                        </w:pPr>
                      </w:p>
                    </w:txbxContent>
                  </v:textbox>
                </v:shape>
              </w:pict>
            </mc:Fallback>
          </mc:AlternateContent>
        </w:r>
      </w:ins>
    </w:p>
    <w:p w14:paraId="78924A14" w14:textId="77777777" w:rsidR="00211552" w:rsidRDefault="00211552" w:rsidP="00B85AD1">
      <w:pPr>
        <w:pStyle w:val="NormalWeb"/>
        <w:spacing w:before="0" w:beforeAutospacing="0" w:after="0" w:afterAutospacing="0"/>
        <w:rPr>
          <w:ins w:id="155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</w:p>
    <w:p w14:paraId="2D52B7DD" w14:textId="77777777" w:rsidR="00211552" w:rsidRDefault="00211552" w:rsidP="00B85AD1">
      <w:pPr>
        <w:pStyle w:val="NormalWeb"/>
        <w:spacing w:before="0" w:beforeAutospacing="0" w:after="0" w:afterAutospacing="0"/>
        <w:rPr>
          <w:ins w:id="156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</w:p>
    <w:p w14:paraId="7D878575" w14:textId="77777777" w:rsidR="00211552" w:rsidRDefault="00211552" w:rsidP="00B85AD1">
      <w:pPr>
        <w:pStyle w:val="NormalWeb"/>
        <w:spacing w:before="0" w:beforeAutospacing="0" w:after="0" w:afterAutospacing="0"/>
        <w:rPr>
          <w:ins w:id="157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</w:p>
    <w:p w14:paraId="54C5A966" w14:textId="77777777" w:rsidR="00211552" w:rsidRDefault="00211552" w:rsidP="00B85AD1">
      <w:pPr>
        <w:pStyle w:val="NormalWeb"/>
        <w:spacing w:before="0" w:beforeAutospacing="0" w:after="0" w:afterAutospacing="0"/>
        <w:rPr>
          <w:ins w:id="158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</w:p>
    <w:p w14:paraId="380DAF79" w14:textId="77777777" w:rsidR="00211552" w:rsidRDefault="00211552" w:rsidP="00B85AD1">
      <w:pPr>
        <w:pStyle w:val="NormalWeb"/>
        <w:spacing w:before="0" w:beforeAutospacing="0" w:after="0" w:afterAutospacing="0"/>
        <w:rPr>
          <w:ins w:id="159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</w:p>
    <w:p w14:paraId="3B276AB9" w14:textId="77777777" w:rsidR="00211552" w:rsidRDefault="00211552" w:rsidP="00B85AD1">
      <w:pPr>
        <w:pStyle w:val="NormalWeb"/>
        <w:spacing w:before="0" w:beforeAutospacing="0" w:after="0" w:afterAutospacing="0"/>
        <w:rPr>
          <w:ins w:id="160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</w:p>
    <w:p w14:paraId="202B68A9" w14:textId="77777777" w:rsidR="00211552" w:rsidRDefault="00211552" w:rsidP="00B85AD1">
      <w:pPr>
        <w:pStyle w:val="NormalWeb"/>
        <w:spacing w:before="0" w:beforeAutospacing="0" w:after="0" w:afterAutospacing="0"/>
        <w:rPr>
          <w:ins w:id="161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</w:p>
    <w:p w14:paraId="06E0E318" w14:textId="77777777" w:rsidR="00211552" w:rsidRDefault="00211552" w:rsidP="00B85AD1">
      <w:pPr>
        <w:pStyle w:val="NormalWeb"/>
        <w:spacing w:before="0" w:beforeAutospacing="0" w:after="0" w:afterAutospacing="0"/>
        <w:rPr>
          <w:ins w:id="162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</w:p>
    <w:p w14:paraId="2911C893" w14:textId="77777777" w:rsidR="00211552" w:rsidRDefault="00211552" w:rsidP="00B85AD1">
      <w:pPr>
        <w:pStyle w:val="NormalWeb"/>
        <w:spacing w:before="0" w:beforeAutospacing="0" w:after="0" w:afterAutospacing="0"/>
        <w:rPr>
          <w:ins w:id="163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</w:p>
    <w:p w14:paraId="3AEB6B06" w14:textId="77777777" w:rsidR="00211552" w:rsidRDefault="00211552" w:rsidP="00B85AD1">
      <w:pPr>
        <w:pStyle w:val="NormalWeb"/>
        <w:spacing w:before="0" w:beforeAutospacing="0" w:after="0" w:afterAutospacing="0"/>
        <w:rPr>
          <w:ins w:id="164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</w:p>
    <w:p w14:paraId="60428A66" w14:textId="77777777" w:rsidR="00211552" w:rsidRDefault="00211552" w:rsidP="00B85AD1">
      <w:pPr>
        <w:pStyle w:val="NormalWeb"/>
        <w:spacing w:before="0" w:beforeAutospacing="0" w:after="0" w:afterAutospacing="0"/>
        <w:rPr>
          <w:ins w:id="165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</w:p>
    <w:p w14:paraId="4F14AE83" w14:textId="77777777" w:rsidR="00211552" w:rsidRDefault="00211552" w:rsidP="00B85AD1">
      <w:pPr>
        <w:pStyle w:val="NormalWeb"/>
        <w:spacing w:before="0" w:beforeAutospacing="0" w:after="0" w:afterAutospacing="0"/>
        <w:rPr>
          <w:ins w:id="166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</w:p>
    <w:p w14:paraId="78963B55" w14:textId="77777777" w:rsidR="00211552" w:rsidRDefault="00211552" w:rsidP="00B85AD1">
      <w:pPr>
        <w:pStyle w:val="NormalWeb"/>
        <w:spacing w:before="0" w:beforeAutospacing="0" w:after="0" w:afterAutospacing="0"/>
        <w:rPr>
          <w:ins w:id="167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</w:p>
    <w:p w14:paraId="61EF73E4" w14:textId="77777777" w:rsidR="00211552" w:rsidRDefault="00211552" w:rsidP="00B85AD1">
      <w:pPr>
        <w:pStyle w:val="NormalWeb"/>
        <w:spacing w:before="0" w:beforeAutospacing="0" w:after="0" w:afterAutospacing="0"/>
        <w:rPr>
          <w:ins w:id="168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</w:p>
    <w:p w14:paraId="732DA916" w14:textId="77777777" w:rsidR="00211552" w:rsidRDefault="00211552" w:rsidP="00B85AD1">
      <w:pPr>
        <w:pStyle w:val="NormalWeb"/>
        <w:spacing w:before="0" w:beforeAutospacing="0" w:after="0" w:afterAutospacing="0"/>
        <w:rPr>
          <w:ins w:id="169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</w:p>
    <w:p w14:paraId="16F4FC31" w14:textId="77777777" w:rsidR="00211552" w:rsidRDefault="00211552" w:rsidP="00B85AD1">
      <w:pPr>
        <w:pStyle w:val="NormalWeb"/>
        <w:spacing w:before="0" w:beforeAutospacing="0" w:after="0" w:afterAutospacing="0"/>
        <w:rPr>
          <w:ins w:id="170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</w:p>
    <w:p w14:paraId="2FFB8469" w14:textId="77777777" w:rsidR="00211552" w:rsidRDefault="00211552" w:rsidP="00B85AD1">
      <w:pPr>
        <w:pStyle w:val="NormalWeb"/>
        <w:spacing w:before="0" w:beforeAutospacing="0" w:after="0" w:afterAutospacing="0"/>
        <w:rPr>
          <w:ins w:id="171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</w:p>
    <w:p w14:paraId="7159E79E" w14:textId="77777777" w:rsidR="00211552" w:rsidRDefault="00211552" w:rsidP="00B85AD1">
      <w:pPr>
        <w:pStyle w:val="NormalWeb"/>
        <w:spacing w:before="0" w:beforeAutospacing="0" w:after="0" w:afterAutospacing="0"/>
        <w:rPr>
          <w:ins w:id="172" w:author="Kendra Dickinson" w:date="2026-07-02T17:34:00Z" w16du:dateUtc="2026-07-02T21:34:00Z"/>
          <w:rFonts w:ascii="Palatino Linotype" w:hAnsi="Palatino Linotype"/>
          <w:sz w:val="22"/>
          <w:szCs w:val="22"/>
          <w:lang w:val="pt-BR"/>
        </w:rPr>
      </w:pPr>
    </w:p>
    <w:p w14:paraId="37FF0B79" w14:textId="77777777" w:rsidR="00211552" w:rsidRPr="00D86514" w:rsidRDefault="00211552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5695D62" w14:textId="77777777" w:rsidR="00B85AD1" w:rsidRPr="00D86514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34F8B7D7" w14:textId="12658B21" w:rsidR="00B85AD1" w:rsidRPr="00D86514" w:rsidRDefault="00DF64D2" w:rsidP="00B85AD1">
      <w:pPr>
        <w:jc w:val="center"/>
        <w:rPr>
          <w:rStyle w:val="Strong"/>
          <w:rFonts w:ascii="Palatino Linotype" w:hAnsi="Palatino Linotype" w:cs="Times New Roman (Body CS)"/>
          <w:smallCaps/>
          <w:sz w:val="22"/>
          <w:szCs w:val="22"/>
          <w:lang w:val="pt-BR"/>
        </w:rPr>
      </w:pPr>
      <w:proofErr w:type="spellStart"/>
      <w:r w:rsidRPr="00D86514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lastRenderedPageBreak/>
        <w:t>Recruitment</w:t>
      </w:r>
      <w:proofErr w:type="spellEnd"/>
      <w:r w:rsidRPr="00D86514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Social Media post </w:t>
      </w:r>
      <w:r w:rsidR="00B85AD1" w:rsidRPr="00D86514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- </w:t>
      </w:r>
      <w:proofErr w:type="spellStart"/>
      <w:r w:rsidR="00B85AD1" w:rsidRPr="00D86514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English</w:t>
      </w:r>
      <w:proofErr w:type="spellEnd"/>
    </w:p>
    <w:p w14:paraId="0E5D8660" w14:textId="77777777" w:rsidR="00B85AD1" w:rsidRPr="00D86514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90A24AA" w14:textId="059C0AA3" w:rsidR="00B85AD1" w:rsidRPr="00D86514" w:rsidRDefault="00DF64D2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D86514">
        <w:rPr>
          <w:rFonts w:ascii="Palatino Linotype" w:hAnsi="Palatino Linotype"/>
          <w:sz w:val="22"/>
          <w:szCs w:val="22"/>
        </w:rPr>
        <w:t xml:space="preserve">Hello! </w:t>
      </w:r>
      <w:r w:rsidR="00B85AD1" w:rsidRPr="00D86514">
        <w:rPr>
          <w:rFonts w:ascii="Palatino Linotype" w:hAnsi="Palatino Linotype"/>
          <w:sz w:val="22"/>
          <w:szCs w:val="22"/>
        </w:rPr>
        <w:t>Do you speak Portuguese, are you 18 years old or older, and live in Newark or the surrounding area?</w:t>
      </w:r>
      <w:r w:rsidRPr="00D86514">
        <w:rPr>
          <w:rFonts w:ascii="Palatino Linotype" w:hAnsi="Palatino Linotype"/>
          <w:sz w:val="22"/>
          <w:szCs w:val="22"/>
        </w:rPr>
        <w:t xml:space="preserve"> </w:t>
      </w:r>
      <w:r w:rsidR="00B85AD1" w:rsidRPr="00D86514">
        <w:rPr>
          <w:rFonts w:ascii="Palatino Linotype" w:hAnsi="Palatino Linotype"/>
          <w:sz w:val="22"/>
          <w:szCs w:val="22"/>
        </w:rPr>
        <w:t xml:space="preserve">The Department of Spanish and Portuguese at Rutgers-New Brunswick is conducting a </w:t>
      </w:r>
      <w:ins w:id="173" w:author="Kendra Dickinson" w:date="2026-07-02T17:32:00Z" w16du:dateUtc="2026-07-02T21:32:00Z">
        <w:r w:rsidR="00211552">
          <w:rPr>
            <w:rFonts w:ascii="Palatino Linotype" w:hAnsi="Palatino Linotype"/>
            <w:sz w:val="22"/>
            <w:szCs w:val="22"/>
          </w:rPr>
          <w:t xml:space="preserve">research </w:t>
        </w:r>
      </w:ins>
      <w:r w:rsidR="00B85AD1" w:rsidRPr="00D86514">
        <w:rPr>
          <w:rFonts w:ascii="Palatino Linotype" w:hAnsi="Palatino Linotype"/>
          <w:sz w:val="22"/>
          <w:szCs w:val="22"/>
        </w:rPr>
        <w:t xml:space="preserve">study on Portuguese spoken in New Jersey. Participation is simple: </w:t>
      </w:r>
      <w:ins w:id="174" w:author="Kendra Dickinson" w:date="2026-07-02T17:29:00Z" w16du:dateUtc="2026-07-02T21:29:00Z">
        <w:r w:rsidR="00D86514">
          <w:rPr>
            <w:rFonts w:ascii="Palatino Linotype" w:hAnsi="Palatino Linotype"/>
            <w:sz w:val="22"/>
            <w:szCs w:val="22"/>
          </w:rPr>
          <w:t xml:space="preserve">with a researcher, </w:t>
        </w:r>
      </w:ins>
      <w:r w:rsidR="00B85AD1" w:rsidRPr="00D86514">
        <w:rPr>
          <w:rFonts w:ascii="Palatino Linotype" w:hAnsi="Palatino Linotype"/>
          <w:sz w:val="22"/>
          <w:szCs w:val="22"/>
        </w:rPr>
        <w:t>you will read a few sentences, tell a brief story, and fill out a form about your language use.</w:t>
      </w:r>
      <w:r w:rsidRPr="00D86514">
        <w:rPr>
          <w:rFonts w:ascii="Palatino Linotype" w:hAnsi="Palatino Linotype"/>
          <w:sz w:val="22"/>
          <w:szCs w:val="22"/>
        </w:rPr>
        <w:t xml:space="preserve"> </w:t>
      </w:r>
      <w:ins w:id="175" w:author="Kendra Dickinson" w:date="2026-07-02T17:29:00Z" w16du:dateUtc="2026-07-02T21:29:00Z">
        <w:r w:rsidR="00D86514">
          <w:rPr>
            <w:rFonts w:ascii="Palatino Linotype" w:hAnsi="Palatino Linotype"/>
            <w:sz w:val="22"/>
            <w:szCs w:val="22"/>
          </w:rPr>
          <w:t>These activities will be audio-recorded</w:t>
        </w:r>
      </w:ins>
      <w:ins w:id="176" w:author="Kendra Dickinson" w:date="2026-07-02T17:31:00Z" w16du:dateUtc="2026-07-02T21:31:00Z">
        <w:r w:rsidR="00211552">
          <w:rPr>
            <w:rFonts w:ascii="Palatino Linotype" w:hAnsi="Palatino Linotype"/>
            <w:sz w:val="22"/>
            <w:szCs w:val="22"/>
          </w:rPr>
          <w:t xml:space="preserve"> and will last approximately 45-60 minutes</w:t>
        </w:r>
      </w:ins>
      <w:ins w:id="177" w:author="Kendra Dickinson" w:date="2026-07-02T17:29:00Z" w16du:dateUtc="2026-07-02T21:29:00Z">
        <w:r w:rsidR="00D86514">
          <w:rPr>
            <w:rFonts w:ascii="Palatino Linotype" w:hAnsi="Palatino Linotype"/>
            <w:sz w:val="22"/>
            <w:szCs w:val="22"/>
          </w:rPr>
          <w:t xml:space="preserve">. </w:t>
        </w:r>
      </w:ins>
      <w:r w:rsidR="00B85AD1" w:rsidRPr="00D86514">
        <w:rPr>
          <w:rFonts w:ascii="Palatino Linotype" w:hAnsi="Palatino Linotype"/>
          <w:sz w:val="22"/>
          <w:szCs w:val="22"/>
        </w:rPr>
        <w:t xml:space="preserve">Participants will receive a </w:t>
      </w:r>
      <w:r w:rsidR="00B85AD1" w:rsidRPr="00D86514">
        <w:rPr>
          <w:rStyle w:val="Strong"/>
          <w:rFonts w:ascii="Palatino Linotype" w:hAnsi="Palatino Linotype"/>
          <w:b w:val="0"/>
          <w:bCs w:val="0"/>
          <w:sz w:val="22"/>
          <w:szCs w:val="22"/>
        </w:rPr>
        <w:t xml:space="preserve">$20 </w:t>
      </w:r>
      <w:ins w:id="178" w:author="Kendra Dickinson" w:date="2026-07-02T17:29:00Z" w16du:dateUtc="2026-07-02T21:29:00Z">
        <w:r w:rsidR="00D86514">
          <w:rPr>
            <w:rStyle w:val="Strong"/>
            <w:rFonts w:ascii="Palatino Linotype" w:hAnsi="Palatino Linotype"/>
            <w:b w:val="0"/>
            <w:bCs w:val="0"/>
            <w:sz w:val="22"/>
            <w:szCs w:val="22"/>
          </w:rPr>
          <w:t xml:space="preserve">Visa </w:t>
        </w:r>
      </w:ins>
      <w:r w:rsidR="00B85AD1" w:rsidRPr="00D86514">
        <w:rPr>
          <w:rStyle w:val="Strong"/>
          <w:rFonts w:ascii="Palatino Linotype" w:hAnsi="Palatino Linotype"/>
          <w:b w:val="0"/>
          <w:bCs w:val="0"/>
          <w:sz w:val="22"/>
          <w:szCs w:val="22"/>
        </w:rPr>
        <w:t>gift card</w:t>
      </w:r>
      <w:r w:rsidR="00B85AD1" w:rsidRPr="00D86514">
        <w:rPr>
          <w:rFonts w:ascii="Palatino Linotype" w:hAnsi="Palatino Linotype"/>
          <w:sz w:val="22"/>
          <w:szCs w:val="22"/>
        </w:rPr>
        <w:t xml:space="preserve"> for completing the study.</w:t>
      </w:r>
      <w:r w:rsidRPr="00D86514">
        <w:rPr>
          <w:rFonts w:ascii="Palatino Linotype" w:hAnsi="Palatino Linotype"/>
          <w:sz w:val="22"/>
          <w:szCs w:val="22"/>
        </w:rPr>
        <w:t xml:space="preserve"> </w:t>
      </w:r>
      <w:r w:rsidR="00B85AD1" w:rsidRPr="00D86514">
        <w:rPr>
          <w:rFonts w:ascii="Palatino Linotype" w:hAnsi="Palatino Linotype"/>
          <w:sz w:val="22"/>
          <w:szCs w:val="22"/>
        </w:rPr>
        <w:t>To learn more or participate, please contact:</w:t>
      </w:r>
    </w:p>
    <w:p w14:paraId="652D407B" w14:textId="77777777" w:rsidR="00B85AD1" w:rsidRPr="00D86514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D86514">
        <w:rPr>
          <w:rFonts w:ascii="Palatino Linotype" w:hAnsi="Palatino Linotype"/>
          <w:sz w:val="22"/>
          <w:szCs w:val="22"/>
        </w:rPr>
        <w:t>Robert Esposito</w:t>
      </w:r>
      <w:r w:rsidRPr="00D86514">
        <w:rPr>
          <w:rFonts w:ascii="Palatino Linotype" w:hAnsi="Palatino Linotype"/>
          <w:sz w:val="22"/>
          <w:szCs w:val="22"/>
        </w:rPr>
        <w:br/>
      </w:r>
      <w:r w:rsidRPr="00D86514">
        <w:rPr>
          <w:rFonts w:ascii="Palatino Linotype" w:hAnsi="Palatino Linotype"/>
          <w:sz w:val="22"/>
          <w:szCs w:val="22"/>
          <w:rPrChange w:id="179" w:author="Kendra Dickinson" w:date="2026-07-02T17:29:00Z" w16du:dateUtc="2026-07-02T21:29:00Z">
            <w:rPr/>
          </w:rPrChange>
        </w:rPr>
        <w:fldChar w:fldCharType="begin"/>
      </w:r>
      <w:r w:rsidRPr="00D86514">
        <w:rPr>
          <w:rFonts w:ascii="Palatino Linotype" w:hAnsi="Palatino Linotype"/>
          <w:sz w:val="22"/>
          <w:szCs w:val="22"/>
          <w:rPrChange w:id="180" w:author="Kendra Dickinson" w:date="2026-07-02T17:29:00Z" w16du:dateUtc="2026-07-02T21:29:00Z">
            <w:rPr/>
          </w:rPrChange>
        </w:rPr>
        <w:instrText>HYPERLINK "mailto:rme70@scarletmail.rutgers.edu"</w:instrText>
      </w:r>
      <w:r w:rsidRPr="00D86514">
        <w:rPr>
          <w:rFonts w:ascii="Palatino Linotype" w:hAnsi="Palatino Linotype"/>
          <w:sz w:val="22"/>
          <w:szCs w:val="22"/>
          <w:rPrChange w:id="181" w:author="Kendra Dickinson" w:date="2026-07-02T17:29:00Z" w16du:dateUtc="2026-07-02T21:29:00Z">
            <w:rPr/>
          </w:rPrChange>
        </w:rPr>
      </w:r>
      <w:r w:rsidRPr="00D86514">
        <w:rPr>
          <w:rFonts w:ascii="Palatino Linotype" w:hAnsi="Palatino Linotype"/>
          <w:sz w:val="22"/>
          <w:szCs w:val="22"/>
          <w:rPrChange w:id="182" w:author="Kendra Dickinson" w:date="2026-07-02T17:29:00Z" w16du:dateUtc="2026-07-02T21:29:00Z">
            <w:rPr/>
          </w:rPrChange>
        </w:rPr>
        <w:fldChar w:fldCharType="separate"/>
      </w:r>
      <w:r w:rsidRPr="00D86514">
        <w:rPr>
          <w:rStyle w:val="Hyperlink"/>
          <w:rFonts w:ascii="Palatino Linotype" w:hAnsi="Palatino Linotype"/>
          <w:sz w:val="22"/>
          <w:szCs w:val="22"/>
        </w:rPr>
        <w:t>rme70@scarletmail.rutgers.edu</w:t>
      </w:r>
      <w:r w:rsidRPr="00D86514">
        <w:rPr>
          <w:rFonts w:ascii="Palatino Linotype" w:hAnsi="Palatino Linotype"/>
          <w:sz w:val="22"/>
          <w:szCs w:val="22"/>
          <w:rPrChange w:id="183" w:author="Kendra Dickinson" w:date="2026-07-02T17:29:00Z" w16du:dateUtc="2026-07-02T21:29:00Z">
            <w:rPr/>
          </w:rPrChange>
        </w:rPr>
        <w:fldChar w:fldCharType="end"/>
      </w:r>
    </w:p>
    <w:p w14:paraId="3889EE14" w14:textId="5E4A6C04" w:rsidR="00B85AD1" w:rsidRPr="00D86514" w:rsidRDefault="00D86514" w:rsidP="00B85AD1">
      <w:pPr>
        <w:pStyle w:val="NormalWeb"/>
        <w:rPr>
          <w:rFonts w:ascii="Palatino Linotype" w:hAnsi="Palatino Linotype"/>
          <w:sz w:val="22"/>
          <w:szCs w:val="22"/>
        </w:rPr>
      </w:pPr>
      <w:ins w:id="184" w:author="Kendra Dickinson" w:date="2026-07-02T17:30:00Z" w16du:dateUtc="2026-07-02T21:30:00Z">
        <w:r w:rsidRPr="00D86514">
          <w:rPr>
            <w:rFonts w:ascii="Palatino Linotype" w:hAnsi="Palatino Linotype"/>
            <w:sz w:val="22"/>
            <w:szCs w:val="22"/>
            <w:rPrChange w:id="185" w:author="Kendra Dickinson" w:date="2026-07-02T17:30:00Z" w16du:dateUtc="2026-07-02T21:30:00Z">
              <w:rPr/>
            </w:rPrChange>
          </w:rPr>
          <w:t>Then, we will arrange to meet you at a public location in Newark according to your preference, such as a public library</w:t>
        </w:r>
        <w:r w:rsidRPr="00D86514">
          <w:rPr>
            <w:rFonts w:ascii="Palatino Linotype" w:hAnsi="Palatino Linotype"/>
            <w:sz w:val="22"/>
            <w:szCs w:val="22"/>
          </w:rPr>
          <w:t>.</w:t>
        </w:r>
        <w:r>
          <w:rPr>
            <w:rFonts w:ascii="Palatino Linotype" w:hAnsi="Palatino Linotype"/>
            <w:sz w:val="22"/>
            <w:szCs w:val="22"/>
          </w:rPr>
          <w:t xml:space="preserve"> </w:t>
        </w:r>
      </w:ins>
      <w:r w:rsidR="00B85AD1" w:rsidRPr="00D86514">
        <w:rPr>
          <w:rFonts w:ascii="Palatino Linotype" w:hAnsi="Palatino Linotype"/>
          <w:sz w:val="22"/>
          <w:szCs w:val="22"/>
        </w:rPr>
        <w:t>Please feel free to share this message with anyone you know who may be interested.</w:t>
      </w:r>
      <w:r w:rsidR="00DF64D2" w:rsidRPr="00D86514">
        <w:rPr>
          <w:rFonts w:ascii="Palatino Linotype" w:hAnsi="Palatino Linotype"/>
          <w:sz w:val="22"/>
          <w:szCs w:val="22"/>
        </w:rPr>
        <w:t xml:space="preserve"> </w:t>
      </w:r>
      <w:r w:rsidR="00B85AD1" w:rsidRPr="00D86514">
        <w:rPr>
          <w:rFonts w:ascii="Palatino Linotype" w:hAnsi="Palatino Linotype"/>
          <w:sz w:val="22"/>
          <w:szCs w:val="22"/>
        </w:rPr>
        <w:t>Thank you in advance for your collaboration!</w:t>
      </w:r>
    </w:p>
    <w:p w14:paraId="58876895" w14:textId="77777777" w:rsidR="00B85AD1" w:rsidRDefault="00B85AD1">
      <w:pPr>
        <w:rPr>
          <w:ins w:id="186" w:author="Kendra Dickinson" w:date="2026-07-02T17:33:00Z" w16du:dateUtc="2026-07-02T21:33:00Z"/>
          <w:rFonts w:ascii="Palatino Linotype" w:hAnsi="Palatino Linotype"/>
          <w:sz w:val="22"/>
          <w:szCs w:val="22"/>
          <w:lang w:val="pt-BR"/>
        </w:rPr>
      </w:pPr>
    </w:p>
    <w:p w14:paraId="4BE248F7" w14:textId="759835C9" w:rsidR="00211552" w:rsidRPr="00D86514" w:rsidRDefault="00211552">
      <w:pPr>
        <w:rPr>
          <w:rFonts w:ascii="Palatino Linotype" w:hAnsi="Palatino Linotype"/>
          <w:sz w:val="22"/>
          <w:szCs w:val="22"/>
          <w:lang w:val="pt-BR"/>
        </w:rPr>
      </w:pPr>
      <w:ins w:id="187" w:author="Kendra Dickinson" w:date="2026-07-02T17:33:00Z" w16du:dateUtc="2026-07-02T21:33:00Z">
        <w:r>
          <w:rPr>
            <w:rFonts w:ascii="Palatino Linotype" w:hAnsi="Palatino Linotype"/>
            <w:noProof/>
            <w:sz w:val="22"/>
            <w:szCs w:val="22"/>
            <w:lang w:val="pt-BR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6B544E89" wp14:editId="1C55DAF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42032" cy="1216152"/>
                  <wp:effectExtent l="0" t="0" r="10795" b="15875"/>
                  <wp:wrapNone/>
                  <wp:docPr id="1888030725" name="Text Box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542032" cy="121615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B4C0423" w14:textId="77777777" w:rsidR="00211552" w:rsidRPr="00211552" w:rsidRDefault="00211552" w:rsidP="00211552">
                              <w:pPr>
                                <w:pStyle w:val="cvgsua"/>
                                <w:spacing w:before="0" w:beforeAutospacing="0" w:after="0" w:afterAutospacing="0"/>
                                <w:rPr>
                                  <w:ins w:id="188" w:author="Kendra Dickinson" w:date="2026-07-02T17:33:00Z" w16du:dateUtc="2026-07-02T21:33:00Z"/>
                                  <w:rFonts w:ascii="Palatino Linotype" w:hAnsi="Palatino Linotype"/>
                                  <w:sz w:val="20"/>
                                  <w:szCs w:val="20"/>
                                  <w:rPrChange w:id="189" w:author="Kendra Dickinson" w:date="2026-07-02T17:34:00Z" w16du:dateUtc="2026-07-02T21:34:00Z">
                                    <w:rPr>
                                      <w:ins w:id="190" w:author="Kendra Dickinson" w:date="2026-07-02T17:33:00Z" w16du:dateUtc="2026-07-02T21:33:00Z"/>
                                      <w:rFonts w:ascii="Palatino Linotype" w:hAnsi="Palatino Linotype"/>
                                      <w:sz w:val="16"/>
                                      <w:szCs w:val="16"/>
                                    </w:rPr>
                                  </w:rPrChange>
                                </w:rPr>
                              </w:pPr>
                              <w:ins w:id="191" w:author="Kendra Dickinson" w:date="2026-07-02T17:33:00Z" w16du:dateUtc="2026-07-02T21:33:00Z"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b/>
                                    <w:bCs/>
                                    <w:sz w:val="20"/>
                                    <w:szCs w:val="20"/>
                                    <w:rPrChange w:id="192" w:author="Kendra Dickinson" w:date="2026-07-02T17:34:00Z" w16du:dateUtc="2026-07-02T21:34:00Z">
                                      <w:rPr>
                                        <w:rStyle w:val="agcmg"/>
                                        <w:rFonts w:ascii="Palatino Linotype" w:hAnsi="Palatino Linotype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rPrChange>
                                  </w:rPr>
                                  <w:t>Research information</w:t>
                                </w:r>
                              </w:ins>
                            </w:p>
                            <w:p w14:paraId="6E47965E" w14:textId="77777777" w:rsidR="00211552" w:rsidRPr="00211552" w:rsidRDefault="00211552" w:rsidP="00211552">
                              <w:pPr>
                                <w:pStyle w:val="cvgsua"/>
                                <w:spacing w:before="0" w:beforeAutospacing="0" w:after="0" w:afterAutospacing="0"/>
                                <w:rPr>
                                  <w:ins w:id="193" w:author="Kendra Dickinson" w:date="2026-07-02T17:33:00Z" w16du:dateUtc="2026-07-02T21:33:00Z"/>
                                  <w:rFonts w:ascii="Palatino Linotype" w:hAnsi="Palatino Linotype"/>
                                  <w:sz w:val="20"/>
                                  <w:szCs w:val="20"/>
                                  <w:rPrChange w:id="194" w:author="Kendra Dickinson" w:date="2026-07-02T17:34:00Z" w16du:dateUtc="2026-07-02T21:34:00Z">
                                    <w:rPr>
                                      <w:ins w:id="195" w:author="Kendra Dickinson" w:date="2026-07-02T17:33:00Z" w16du:dateUtc="2026-07-02T21:33:00Z"/>
                                      <w:rFonts w:ascii="Palatino Linotype" w:hAnsi="Palatino Linotype"/>
                                      <w:sz w:val="16"/>
                                      <w:szCs w:val="16"/>
                                    </w:rPr>
                                  </w:rPrChange>
                                </w:rPr>
                              </w:pPr>
                              <w:ins w:id="196" w:author="Kendra Dickinson" w:date="2026-07-02T17:33:00Z" w16du:dateUtc="2026-07-02T21:33:00Z"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197" w:author="Kendra Dickinson" w:date="2026-07-02T17:34:00Z" w16du:dateUtc="2026-07-02T21:34:00Z">
                                      <w:rPr>
                                        <w:rStyle w:val="agcmg"/>
                                        <w:rFonts w:ascii="Palatino Linotype" w:hAnsi="Palatino Linotype"/>
                                        <w:sz w:val="16"/>
                                        <w:szCs w:val="16"/>
                                      </w:rPr>
                                    </w:rPrChange>
                                  </w:rPr>
                                  <w:t>Project: “Portuguese in New Jersey”</w:t>
                                </w:r>
                              </w:ins>
                            </w:p>
                            <w:p w14:paraId="4B608451" w14:textId="77777777" w:rsidR="00211552" w:rsidRPr="00211552" w:rsidRDefault="00211552" w:rsidP="00211552">
                              <w:pPr>
                                <w:pStyle w:val="cvgsua"/>
                                <w:spacing w:before="0" w:beforeAutospacing="0" w:after="0" w:afterAutospacing="0"/>
                                <w:rPr>
                                  <w:ins w:id="198" w:author="Kendra Dickinson" w:date="2026-07-02T17:33:00Z" w16du:dateUtc="2026-07-02T21:33:00Z"/>
                                  <w:rFonts w:ascii="Palatino Linotype" w:hAnsi="Palatino Linotype"/>
                                  <w:sz w:val="20"/>
                                  <w:szCs w:val="20"/>
                                  <w:rPrChange w:id="199" w:author="Kendra Dickinson" w:date="2026-07-02T17:34:00Z" w16du:dateUtc="2026-07-02T21:34:00Z">
                                    <w:rPr>
                                      <w:ins w:id="200" w:author="Kendra Dickinson" w:date="2026-07-02T17:33:00Z" w16du:dateUtc="2026-07-02T21:33:00Z"/>
                                      <w:rFonts w:ascii="Palatino Linotype" w:hAnsi="Palatino Linotype"/>
                                      <w:sz w:val="16"/>
                                      <w:szCs w:val="16"/>
                                    </w:rPr>
                                  </w:rPrChange>
                                </w:rPr>
                              </w:pPr>
                              <w:ins w:id="201" w:author="Kendra Dickinson" w:date="2026-07-02T17:33:00Z" w16du:dateUtc="2026-07-02T21:33:00Z"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202" w:author="Kendra Dickinson" w:date="2026-07-02T17:34:00Z" w16du:dateUtc="2026-07-02T21:34:00Z">
                                      <w:rPr>
                                        <w:rStyle w:val="agcmg"/>
                                        <w:rFonts w:ascii="Palatino Linotype" w:hAnsi="Palatino Linotype"/>
                                        <w:sz w:val="16"/>
                                        <w:szCs w:val="16"/>
                                      </w:rPr>
                                    </w:rPrChange>
                                  </w:rPr>
                                  <w:t>Investigators: Dr. Kendra Dickinson</w:t>
                                </w:r>
                              </w:ins>
                            </w:p>
                            <w:p w14:paraId="50C0EE1E" w14:textId="77777777" w:rsidR="00211552" w:rsidRPr="00211552" w:rsidRDefault="00211552" w:rsidP="00211552">
                              <w:pPr>
                                <w:pStyle w:val="cvgsua"/>
                                <w:spacing w:before="0" w:beforeAutospacing="0" w:after="0" w:afterAutospacing="0"/>
                                <w:rPr>
                                  <w:ins w:id="203" w:author="Kendra Dickinson" w:date="2026-07-02T17:33:00Z" w16du:dateUtc="2026-07-02T21:33:00Z"/>
                                  <w:rFonts w:ascii="Palatino Linotype" w:hAnsi="Palatino Linotype"/>
                                  <w:sz w:val="20"/>
                                  <w:szCs w:val="20"/>
                                  <w:rPrChange w:id="204" w:author="Kendra Dickinson" w:date="2026-07-02T17:34:00Z" w16du:dateUtc="2026-07-02T21:34:00Z">
                                    <w:rPr>
                                      <w:ins w:id="205" w:author="Kendra Dickinson" w:date="2026-07-02T17:33:00Z" w16du:dateUtc="2026-07-02T21:33:00Z"/>
                                      <w:rFonts w:ascii="Palatino Linotype" w:hAnsi="Palatino Linotype"/>
                                      <w:sz w:val="16"/>
                                      <w:szCs w:val="16"/>
                                    </w:rPr>
                                  </w:rPrChange>
                                </w:rPr>
                              </w:pPr>
                              <w:ins w:id="206" w:author="Kendra Dickinson" w:date="2026-07-02T17:33:00Z" w16du:dateUtc="2026-07-02T21:33:00Z"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207" w:author="Kendra Dickinson" w:date="2026-07-02T17:34:00Z" w16du:dateUtc="2026-07-02T21:34:00Z">
                                      <w:rPr>
                                        <w:rStyle w:val="agcmg"/>
                                        <w:rFonts w:ascii="Palatino Linotype" w:hAnsi="Palatino Linotype"/>
                                        <w:sz w:val="16"/>
                                        <w:szCs w:val="16"/>
                                      </w:rPr>
                                    </w:rPrChange>
                                  </w:rPr>
                                  <w:t>Robert Esposito</w:t>
                                </w:r>
                              </w:ins>
                            </w:p>
                            <w:p w14:paraId="147BD4CF" w14:textId="77777777" w:rsidR="00211552" w:rsidRPr="00211552" w:rsidRDefault="00211552" w:rsidP="00211552">
                              <w:pPr>
                                <w:pStyle w:val="cvgsua"/>
                                <w:spacing w:before="0" w:beforeAutospacing="0" w:after="0" w:afterAutospacing="0"/>
                                <w:rPr>
                                  <w:ins w:id="208" w:author="Kendra Dickinson" w:date="2026-07-02T17:33:00Z" w16du:dateUtc="2026-07-02T21:33:00Z"/>
                                  <w:rFonts w:ascii="Palatino Linotype" w:hAnsi="Palatino Linotype"/>
                                  <w:sz w:val="20"/>
                                  <w:szCs w:val="20"/>
                                  <w:rPrChange w:id="209" w:author="Kendra Dickinson" w:date="2026-07-02T17:34:00Z" w16du:dateUtc="2026-07-02T21:34:00Z">
                                    <w:rPr>
                                      <w:ins w:id="210" w:author="Kendra Dickinson" w:date="2026-07-02T17:33:00Z" w16du:dateUtc="2026-07-02T21:33:00Z"/>
                                      <w:rFonts w:ascii="Palatino Linotype" w:hAnsi="Palatino Linotype"/>
                                      <w:sz w:val="16"/>
                                      <w:szCs w:val="16"/>
                                    </w:rPr>
                                  </w:rPrChange>
                                </w:rPr>
                              </w:pPr>
                              <w:ins w:id="211" w:author="Kendra Dickinson" w:date="2026-07-02T17:33:00Z" w16du:dateUtc="2026-07-02T21:33:00Z"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212" w:author="Kendra Dickinson" w:date="2026-07-02T17:34:00Z" w16du:dateUtc="2026-07-02T21:34:00Z">
                                      <w:rPr>
                                        <w:rStyle w:val="agcmg"/>
                                        <w:rFonts w:ascii="Palatino Linotype" w:hAnsi="Palatino Linotype"/>
                                        <w:sz w:val="16"/>
                                        <w:szCs w:val="16"/>
                                      </w:rPr>
                                    </w:rPrChange>
                                  </w:rPr>
                                  <w:t>15 Seminary Place</w:t>
                                </w:r>
                              </w:ins>
                            </w:p>
                            <w:p w14:paraId="21133EBB" w14:textId="777E49F3" w:rsidR="00211552" w:rsidRPr="00211552" w:rsidRDefault="00211552" w:rsidP="00211552">
                              <w:pPr>
                                <w:pStyle w:val="cvgsua"/>
                                <w:spacing w:before="0" w:beforeAutospacing="0" w:after="0" w:afterAutospacing="0"/>
                                <w:rPr>
                                  <w:rFonts w:ascii="Palatino Linotype" w:hAnsi="Palatino Linotype"/>
                                  <w:sz w:val="20"/>
                                  <w:szCs w:val="20"/>
                                  <w:rPrChange w:id="213" w:author="Kendra Dickinson" w:date="2026-07-02T17:34:00Z" w16du:dateUtc="2026-07-02T21:34:00Z">
                                    <w:rPr/>
                                  </w:rPrChange>
                                </w:rPr>
                                <w:pPrChange w:id="214" w:author="Kendra Dickinson" w:date="2026-07-02T17:33:00Z" w16du:dateUtc="2026-07-02T21:33:00Z">
                                  <w:pPr/>
                                </w:pPrChange>
                              </w:pPr>
                              <w:ins w:id="215" w:author="Kendra Dickinson" w:date="2026-07-02T17:33:00Z" w16du:dateUtc="2026-07-02T21:33:00Z"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216" w:author="Kendra Dickinson" w:date="2026-07-02T17:34:00Z" w16du:dateUtc="2026-07-02T21:34:00Z">
                                      <w:rPr>
                                        <w:rStyle w:val="agcmg"/>
                                        <w:rFonts w:ascii="Palatino Linotype" w:hAnsi="Palatino Linotype"/>
                                        <w:sz w:val="16"/>
                                        <w:szCs w:val="16"/>
                                      </w:rPr>
                                    </w:rPrChange>
                                  </w:rPr>
                                  <w:t>New Brunswick, NJ 08816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6B544E89" id="_x0000_s1027" type="#_x0000_t202" style="position:absolute;margin-left:0;margin-top:0;width:200.15pt;height:9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" fillcolor="white [3201]" strokeweight=".5pt">
                  <v:textbox>
                    <w:txbxContent>
                      <w:p w14:paraId="3B4C0423" w14:textId="77777777" w:rsidR="00211552" w:rsidRPr="00211552" w:rsidRDefault="00211552" w:rsidP="00211552">
                        <w:pPr>
                          <w:pStyle w:val="cvgsua"/>
                          <w:spacing w:before="0" w:beforeAutospacing="0" w:after="0" w:afterAutospacing="0"/>
                          <w:rPr>
                            <w:ins w:id="217" w:author="Kendra Dickinson" w:date="2026-07-02T17:33:00Z" w16du:dateUtc="2026-07-02T21:33:00Z"/>
                            <w:rFonts w:ascii="Palatino Linotype" w:hAnsi="Palatino Linotype"/>
                            <w:sz w:val="20"/>
                            <w:szCs w:val="20"/>
                            <w:rPrChange w:id="218" w:author="Kendra Dickinson" w:date="2026-07-02T17:34:00Z" w16du:dateUtc="2026-07-02T21:34:00Z">
                              <w:rPr>
                                <w:ins w:id="219" w:author="Kendra Dickinson" w:date="2026-07-02T17:33:00Z" w16du:dateUtc="2026-07-02T21:33:00Z"/>
                                <w:rFonts w:ascii="Palatino Linotype" w:hAnsi="Palatino Linotype"/>
                                <w:sz w:val="16"/>
                                <w:szCs w:val="16"/>
                              </w:rPr>
                            </w:rPrChange>
                          </w:rPr>
                        </w:pPr>
                        <w:ins w:id="220" w:author="Kendra Dickinson" w:date="2026-07-02T17:33:00Z" w16du:dateUtc="2026-07-02T21:33:00Z">
                          <w:r w:rsidRPr="00211552">
                            <w:rPr>
                              <w:rStyle w:val="agcmg"/>
                              <w:rFonts w:ascii="Palatino Linotype" w:hAnsi="Palatino Linotype"/>
                              <w:b/>
                              <w:bCs/>
                              <w:sz w:val="20"/>
                              <w:szCs w:val="20"/>
                              <w:rPrChange w:id="221" w:author="Kendra Dickinson" w:date="2026-07-02T17:34:00Z" w16du:dateUtc="2026-07-02T21:34:00Z">
                                <w:rPr>
                                  <w:rStyle w:val="agcmg"/>
                                  <w:rFonts w:ascii="Palatino Linotype" w:hAnsi="Palatino Linotype"/>
                                  <w:b/>
                                  <w:bCs/>
                                  <w:sz w:val="16"/>
                                  <w:szCs w:val="16"/>
                                </w:rPr>
                              </w:rPrChange>
                            </w:rPr>
                            <w:t>Research information</w:t>
                          </w:r>
                        </w:ins>
                      </w:p>
                      <w:p w14:paraId="6E47965E" w14:textId="77777777" w:rsidR="00211552" w:rsidRPr="00211552" w:rsidRDefault="00211552" w:rsidP="00211552">
                        <w:pPr>
                          <w:pStyle w:val="cvgsua"/>
                          <w:spacing w:before="0" w:beforeAutospacing="0" w:after="0" w:afterAutospacing="0"/>
                          <w:rPr>
                            <w:ins w:id="222" w:author="Kendra Dickinson" w:date="2026-07-02T17:33:00Z" w16du:dateUtc="2026-07-02T21:33:00Z"/>
                            <w:rFonts w:ascii="Palatino Linotype" w:hAnsi="Palatino Linotype"/>
                            <w:sz w:val="20"/>
                            <w:szCs w:val="20"/>
                            <w:rPrChange w:id="223" w:author="Kendra Dickinson" w:date="2026-07-02T17:34:00Z" w16du:dateUtc="2026-07-02T21:34:00Z">
                              <w:rPr>
                                <w:ins w:id="224" w:author="Kendra Dickinson" w:date="2026-07-02T17:33:00Z" w16du:dateUtc="2026-07-02T21:33:00Z"/>
                                <w:rFonts w:ascii="Palatino Linotype" w:hAnsi="Palatino Linotype"/>
                                <w:sz w:val="16"/>
                                <w:szCs w:val="16"/>
                              </w:rPr>
                            </w:rPrChange>
                          </w:rPr>
                        </w:pPr>
                        <w:ins w:id="225" w:author="Kendra Dickinson" w:date="2026-07-02T17:33:00Z" w16du:dateUtc="2026-07-02T21:33:00Z"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226" w:author="Kendra Dickinson" w:date="2026-07-02T17:34:00Z" w16du:dateUtc="2026-07-02T21:34:00Z">
                                <w:rPr>
                                  <w:rStyle w:val="agcmg"/>
                                  <w:rFonts w:ascii="Palatino Linotype" w:hAnsi="Palatino Linotype"/>
                                  <w:sz w:val="16"/>
                                  <w:szCs w:val="16"/>
                                </w:rPr>
                              </w:rPrChange>
                            </w:rPr>
                            <w:t>Project: “Portuguese in New Jersey”</w:t>
                          </w:r>
                        </w:ins>
                      </w:p>
                      <w:p w14:paraId="4B608451" w14:textId="77777777" w:rsidR="00211552" w:rsidRPr="00211552" w:rsidRDefault="00211552" w:rsidP="00211552">
                        <w:pPr>
                          <w:pStyle w:val="cvgsua"/>
                          <w:spacing w:before="0" w:beforeAutospacing="0" w:after="0" w:afterAutospacing="0"/>
                          <w:rPr>
                            <w:ins w:id="227" w:author="Kendra Dickinson" w:date="2026-07-02T17:33:00Z" w16du:dateUtc="2026-07-02T21:33:00Z"/>
                            <w:rFonts w:ascii="Palatino Linotype" w:hAnsi="Palatino Linotype"/>
                            <w:sz w:val="20"/>
                            <w:szCs w:val="20"/>
                            <w:rPrChange w:id="228" w:author="Kendra Dickinson" w:date="2026-07-02T17:34:00Z" w16du:dateUtc="2026-07-02T21:34:00Z">
                              <w:rPr>
                                <w:ins w:id="229" w:author="Kendra Dickinson" w:date="2026-07-02T17:33:00Z" w16du:dateUtc="2026-07-02T21:33:00Z"/>
                                <w:rFonts w:ascii="Palatino Linotype" w:hAnsi="Palatino Linotype"/>
                                <w:sz w:val="16"/>
                                <w:szCs w:val="16"/>
                              </w:rPr>
                            </w:rPrChange>
                          </w:rPr>
                        </w:pPr>
                        <w:ins w:id="230" w:author="Kendra Dickinson" w:date="2026-07-02T17:33:00Z" w16du:dateUtc="2026-07-02T21:33:00Z"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231" w:author="Kendra Dickinson" w:date="2026-07-02T17:34:00Z" w16du:dateUtc="2026-07-02T21:34:00Z">
                                <w:rPr>
                                  <w:rStyle w:val="agcmg"/>
                                  <w:rFonts w:ascii="Palatino Linotype" w:hAnsi="Palatino Linotype"/>
                                  <w:sz w:val="16"/>
                                  <w:szCs w:val="16"/>
                                </w:rPr>
                              </w:rPrChange>
                            </w:rPr>
                            <w:t>Investigators: Dr. Kendra Dickinson</w:t>
                          </w:r>
                        </w:ins>
                      </w:p>
                      <w:p w14:paraId="50C0EE1E" w14:textId="77777777" w:rsidR="00211552" w:rsidRPr="00211552" w:rsidRDefault="00211552" w:rsidP="00211552">
                        <w:pPr>
                          <w:pStyle w:val="cvgsua"/>
                          <w:spacing w:before="0" w:beforeAutospacing="0" w:after="0" w:afterAutospacing="0"/>
                          <w:rPr>
                            <w:ins w:id="232" w:author="Kendra Dickinson" w:date="2026-07-02T17:33:00Z" w16du:dateUtc="2026-07-02T21:33:00Z"/>
                            <w:rFonts w:ascii="Palatino Linotype" w:hAnsi="Palatino Linotype"/>
                            <w:sz w:val="20"/>
                            <w:szCs w:val="20"/>
                            <w:rPrChange w:id="233" w:author="Kendra Dickinson" w:date="2026-07-02T17:34:00Z" w16du:dateUtc="2026-07-02T21:34:00Z">
                              <w:rPr>
                                <w:ins w:id="234" w:author="Kendra Dickinson" w:date="2026-07-02T17:33:00Z" w16du:dateUtc="2026-07-02T21:33:00Z"/>
                                <w:rFonts w:ascii="Palatino Linotype" w:hAnsi="Palatino Linotype"/>
                                <w:sz w:val="16"/>
                                <w:szCs w:val="16"/>
                              </w:rPr>
                            </w:rPrChange>
                          </w:rPr>
                        </w:pPr>
                        <w:ins w:id="235" w:author="Kendra Dickinson" w:date="2026-07-02T17:33:00Z" w16du:dateUtc="2026-07-02T21:33:00Z"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236" w:author="Kendra Dickinson" w:date="2026-07-02T17:34:00Z" w16du:dateUtc="2026-07-02T21:34:00Z">
                                <w:rPr>
                                  <w:rStyle w:val="agcmg"/>
                                  <w:rFonts w:ascii="Palatino Linotype" w:hAnsi="Palatino Linotype"/>
                                  <w:sz w:val="16"/>
                                  <w:szCs w:val="16"/>
                                </w:rPr>
                              </w:rPrChange>
                            </w:rPr>
                            <w:t>Robert Esposito</w:t>
                          </w:r>
                        </w:ins>
                      </w:p>
                      <w:p w14:paraId="147BD4CF" w14:textId="77777777" w:rsidR="00211552" w:rsidRPr="00211552" w:rsidRDefault="00211552" w:rsidP="00211552">
                        <w:pPr>
                          <w:pStyle w:val="cvgsua"/>
                          <w:spacing w:before="0" w:beforeAutospacing="0" w:after="0" w:afterAutospacing="0"/>
                          <w:rPr>
                            <w:ins w:id="237" w:author="Kendra Dickinson" w:date="2026-07-02T17:33:00Z" w16du:dateUtc="2026-07-02T21:33:00Z"/>
                            <w:rFonts w:ascii="Palatino Linotype" w:hAnsi="Palatino Linotype"/>
                            <w:sz w:val="20"/>
                            <w:szCs w:val="20"/>
                            <w:rPrChange w:id="238" w:author="Kendra Dickinson" w:date="2026-07-02T17:34:00Z" w16du:dateUtc="2026-07-02T21:34:00Z">
                              <w:rPr>
                                <w:ins w:id="239" w:author="Kendra Dickinson" w:date="2026-07-02T17:33:00Z" w16du:dateUtc="2026-07-02T21:33:00Z"/>
                                <w:rFonts w:ascii="Palatino Linotype" w:hAnsi="Palatino Linotype"/>
                                <w:sz w:val="16"/>
                                <w:szCs w:val="16"/>
                              </w:rPr>
                            </w:rPrChange>
                          </w:rPr>
                        </w:pPr>
                        <w:ins w:id="240" w:author="Kendra Dickinson" w:date="2026-07-02T17:33:00Z" w16du:dateUtc="2026-07-02T21:33:00Z"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241" w:author="Kendra Dickinson" w:date="2026-07-02T17:34:00Z" w16du:dateUtc="2026-07-02T21:34:00Z">
                                <w:rPr>
                                  <w:rStyle w:val="agcmg"/>
                                  <w:rFonts w:ascii="Palatino Linotype" w:hAnsi="Palatino Linotype"/>
                                  <w:sz w:val="16"/>
                                  <w:szCs w:val="16"/>
                                </w:rPr>
                              </w:rPrChange>
                            </w:rPr>
                            <w:t>15 Seminary Place</w:t>
                          </w:r>
                        </w:ins>
                      </w:p>
                      <w:p w14:paraId="21133EBB" w14:textId="777E49F3" w:rsidR="00211552" w:rsidRPr="00211552" w:rsidRDefault="00211552" w:rsidP="00211552">
                        <w:pPr>
                          <w:pStyle w:val="cvgsua"/>
                          <w:spacing w:before="0" w:beforeAutospacing="0" w:after="0" w:afterAutospacing="0"/>
                          <w:rPr>
                            <w:rFonts w:ascii="Palatino Linotype" w:hAnsi="Palatino Linotype"/>
                            <w:sz w:val="20"/>
                            <w:szCs w:val="20"/>
                            <w:rPrChange w:id="242" w:author="Kendra Dickinson" w:date="2026-07-02T17:34:00Z" w16du:dateUtc="2026-07-02T21:34:00Z">
                              <w:rPr/>
                            </w:rPrChange>
                          </w:rPr>
                          <w:pPrChange w:id="243" w:author="Kendra Dickinson" w:date="2026-07-02T17:33:00Z" w16du:dateUtc="2026-07-02T21:33:00Z">
                            <w:pPr/>
                          </w:pPrChange>
                        </w:pPr>
                        <w:ins w:id="244" w:author="Kendra Dickinson" w:date="2026-07-02T17:33:00Z" w16du:dateUtc="2026-07-02T21:33:00Z"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245" w:author="Kendra Dickinson" w:date="2026-07-02T17:34:00Z" w16du:dateUtc="2026-07-02T21:34:00Z">
                                <w:rPr>
                                  <w:rStyle w:val="agcmg"/>
                                  <w:rFonts w:ascii="Palatino Linotype" w:hAnsi="Palatino Linotype"/>
                                  <w:sz w:val="16"/>
                                  <w:szCs w:val="16"/>
                                </w:rPr>
                              </w:rPrChange>
                            </w:rPr>
                            <w:t>New Brunswick, NJ 08816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</w:ins>
    </w:p>
    <w:sectPr w:rsidR="00211552" w:rsidRPr="00D86514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71FF6" w14:textId="77777777" w:rsidR="00CA0D22" w:rsidRDefault="00CA0D22" w:rsidP="00211552">
      <w:pPr>
        <w:spacing w:after="0" w:line="240" w:lineRule="auto"/>
      </w:pPr>
      <w:r>
        <w:separator/>
      </w:r>
    </w:p>
  </w:endnote>
  <w:endnote w:type="continuationSeparator" w:id="0">
    <w:p w14:paraId="585D0B0A" w14:textId="77777777" w:rsidR="00CA0D22" w:rsidRDefault="00CA0D22" w:rsidP="00211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5F12" w14:textId="77777777" w:rsidR="00211552" w:rsidRPr="00211552" w:rsidRDefault="00211552" w:rsidP="00211552">
    <w:pPr>
      <w:pStyle w:val="cvgsua"/>
      <w:spacing w:before="0" w:beforeAutospacing="0" w:after="0" w:afterAutospacing="0"/>
      <w:rPr>
        <w:ins w:id="246" w:author="Kendra Dickinson" w:date="2026-07-02T17:34:00Z" w16du:dateUtc="2026-07-02T21:34:00Z"/>
        <w:rFonts w:ascii="Palatino Linotype" w:hAnsi="Palatino Linotype"/>
        <w:sz w:val="20"/>
        <w:szCs w:val="20"/>
        <w:rPrChange w:id="247" w:author="Kendra Dickinson" w:date="2026-07-02T17:34:00Z" w16du:dateUtc="2026-07-02T21:34:00Z">
          <w:rPr>
            <w:ins w:id="248" w:author="Kendra Dickinson" w:date="2026-07-02T17:34:00Z" w16du:dateUtc="2026-07-02T21:34:00Z"/>
          </w:rPr>
        </w:rPrChange>
      </w:rPr>
      <w:pPrChange w:id="249" w:author="Kendra Dickinson" w:date="2026-07-02T17:34:00Z" w16du:dateUtc="2026-07-02T21:34:00Z">
        <w:pPr>
          <w:pStyle w:val="cvgsua"/>
          <w:spacing w:line="240" w:lineRule="atLeast"/>
        </w:pPr>
      </w:pPrChange>
    </w:pPr>
    <w:ins w:id="250" w:author="Kendra Dickinson" w:date="2026-07-02T17:34:00Z" w16du:dateUtc="2026-07-02T21:34:00Z">
      <w:r w:rsidRPr="00211552">
        <w:rPr>
          <w:rStyle w:val="agcmg"/>
          <w:rFonts w:ascii="Palatino Linotype" w:hAnsi="Palatino Linotype"/>
          <w:sz w:val="20"/>
          <w:szCs w:val="20"/>
          <w:rPrChange w:id="251" w:author="Kendra Dickinson" w:date="2026-07-02T17:34:00Z" w16du:dateUtc="2026-07-02T21:34:00Z">
            <w:rPr>
              <w:rStyle w:val="agcmg"/>
            </w:rPr>
          </w:rPrChange>
        </w:rPr>
        <w:t>Pro2026001309</w:t>
      </w:r>
    </w:ins>
  </w:p>
  <w:p w14:paraId="178F1EE4" w14:textId="77777777" w:rsidR="00211552" w:rsidRPr="00211552" w:rsidRDefault="00211552" w:rsidP="00211552">
    <w:pPr>
      <w:pStyle w:val="cvgsua"/>
      <w:spacing w:before="0" w:beforeAutospacing="0" w:after="0" w:afterAutospacing="0"/>
      <w:rPr>
        <w:ins w:id="252" w:author="Kendra Dickinson" w:date="2026-07-02T17:34:00Z" w16du:dateUtc="2026-07-02T21:34:00Z"/>
        <w:rFonts w:ascii="Palatino Linotype" w:hAnsi="Palatino Linotype"/>
        <w:sz w:val="20"/>
        <w:szCs w:val="20"/>
        <w:rPrChange w:id="253" w:author="Kendra Dickinson" w:date="2026-07-02T17:34:00Z" w16du:dateUtc="2026-07-02T21:34:00Z">
          <w:rPr>
            <w:ins w:id="254" w:author="Kendra Dickinson" w:date="2026-07-02T17:34:00Z" w16du:dateUtc="2026-07-02T21:34:00Z"/>
          </w:rPr>
        </w:rPrChange>
      </w:rPr>
      <w:pPrChange w:id="255" w:author="Kendra Dickinson" w:date="2026-07-02T17:34:00Z" w16du:dateUtc="2026-07-02T21:34:00Z">
        <w:pPr>
          <w:pStyle w:val="cvgsua"/>
          <w:spacing w:line="240" w:lineRule="atLeast"/>
        </w:pPr>
      </w:pPrChange>
    </w:pPr>
    <w:ins w:id="256" w:author="Kendra Dickinson" w:date="2026-07-02T17:34:00Z" w16du:dateUtc="2026-07-02T21:34:00Z">
      <w:r w:rsidRPr="00211552">
        <w:rPr>
          <w:rStyle w:val="agcmg"/>
          <w:rFonts w:ascii="Palatino Linotype" w:hAnsi="Palatino Linotype"/>
          <w:sz w:val="20"/>
          <w:szCs w:val="20"/>
          <w:rPrChange w:id="257" w:author="Kendra Dickinson" w:date="2026-07-02T17:34:00Z" w16du:dateUtc="2026-07-02T21:34:00Z">
            <w:rPr>
              <w:rStyle w:val="agcmg"/>
            </w:rPr>
          </w:rPrChange>
        </w:rPr>
        <w:t>Version 2: 07/02/2026</w:t>
      </w:r>
    </w:ins>
  </w:p>
  <w:p w14:paraId="7E209C6E" w14:textId="77777777" w:rsidR="00211552" w:rsidRDefault="00211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EB0BD" w14:textId="77777777" w:rsidR="00CA0D22" w:rsidRDefault="00CA0D22" w:rsidP="00211552">
      <w:pPr>
        <w:spacing w:after="0" w:line="240" w:lineRule="auto"/>
      </w:pPr>
      <w:r>
        <w:separator/>
      </w:r>
    </w:p>
  </w:footnote>
  <w:footnote w:type="continuationSeparator" w:id="0">
    <w:p w14:paraId="7DF1F72D" w14:textId="77777777" w:rsidR="00CA0D22" w:rsidRDefault="00CA0D22" w:rsidP="00211552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ndra Dickinson">
    <w15:presenceInfo w15:providerId="AD" w15:userId="S::kd866@spanport.rutgers.edu::453a5979-f629-47c6-b178-c7feeb10d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AD1"/>
    <w:rsid w:val="0003628F"/>
    <w:rsid w:val="000457D1"/>
    <w:rsid w:val="00065ADD"/>
    <w:rsid w:val="00074D24"/>
    <w:rsid w:val="00085D1D"/>
    <w:rsid w:val="00095156"/>
    <w:rsid w:val="00095F44"/>
    <w:rsid w:val="000B22D7"/>
    <w:rsid w:val="000B37E1"/>
    <w:rsid w:val="000B4CA7"/>
    <w:rsid w:val="000F061B"/>
    <w:rsid w:val="000F3DF9"/>
    <w:rsid w:val="00116687"/>
    <w:rsid w:val="00120C84"/>
    <w:rsid w:val="00130342"/>
    <w:rsid w:val="001455A7"/>
    <w:rsid w:val="00192404"/>
    <w:rsid w:val="00194BE6"/>
    <w:rsid w:val="001A3B4E"/>
    <w:rsid w:val="001C06DA"/>
    <w:rsid w:val="001D716A"/>
    <w:rsid w:val="00202A48"/>
    <w:rsid w:val="00211552"/>
    <w:rsid w:val="0027088A"/>
    <w:rsid w:val="00271DFA"/>
    <w:rsid w:val="00285EFB"/>
    <w:rsid w:val="00292907"/>
    <w:rsid w:val="00296570"/>
    <w:rsid w:val="002A1357"/>
    <w:rsid w:val="002B4ACE"/>
    <w:rsid w:val="002D5792"/>
    <w:rsid w:val="002E2A44"/>
    <w:rsid w:val="0030166F"/>
    <w:rsid w:val="00312EDB"/>
    <w:rsid w:val="00320025"/>
    <w:rsid w:val="00333A5B"/>
    <w:rsid w:val="0034434E"/>
    <w:rsid w:val="003576AF"/>
    <w:rsid w:val="003827C7"/>
    <w:rsid w:val="003B2431"/>
    <w:rsid w:val="003B37F8"/>
    <w:rsid w:val="003B518C"/>
    <w:rsid w:val="003D2959"/>
    <w:rsid w:val="00402794"/>
    <w:rsid w:val="0041159D"/>
    <w:rsid w:val="00416BFE"/>
    <w:rsid w:val="00445007"/>
    <w:rsid w:val="00471C4B"/>
    <w:rsid w:val="00486183"/>
    <w:rsid w:val="00486756"/>
    <w:rsid w:val="004E58E9"/>
    <w:rsid w:val="00503508"/>
    <w:rsid w:val="005100D1"/>
    <w:rsid w:val="00517A99"/>
    <w:rsid w:val="005213A4"/>
    <w:rsid w:val="005214D1"/>
    <w:rsid w:val="0053677E"/>
    <w:rsid w:val="00565AA5"/>
    <w:rsid w:val="005925B7"/>
    <w:rsid w:val="005942C5"/>
    <w:rsid w:val="005B1E77"/>
    <w:rsid w:val="005B4D8C"/>
    <w:rsid w:val="005B6981"/>
    <w:rsid w:val="005C1047"/>
    <w:rsid w:val="005C2421"/>
    <w:rsid w:val="00602FE6"/>
    <w:rsid w:val="00612BD4"/>
    <w:rsid w:val="00625872"/>
    <w:rsid w:val="0064488B"/>
    <w:rsid w:val="00685096"/>
    <w:rsid w:val="006D12F6"/>
    <w:rsid w:val="006D4CF8"/>
    <w:rsid w:val="006E44D9"/>
    <w:rsid w:val="006E7151"/>
    <w:rsid w:val="006F598D"/>
    <w:rsid w:val="0070257E"/>
    <w:rsid w:val="007040E1"/>
    <w:rsid w:val="007248EA"/>
    <w:rsid w:val="00770619"/>
    <w:rsid w:val="007928E6"/>
    <w:rsid w:val="007A0645"/>
    <w:rsid w:val="007A2CDA"/>
    <w:rsid w:val="007B0F1B"/>
    <w:rsid w:val="007B4FEC"/>
    <w:rsid w:val="007E08EA"/>
    <w:rsid w:val="007F02F7"/>
    <w:rsid w:val="007F0C4E"/>
    <w:rsid w:val="00810495"/>
    <w:rsid w:val="0082501D"/>
    <w:rsid w:val="00832E2E"/>
    <w:rsid w:val="0084045B"/>
    <w:rsid w:val="00875A8B"/>
    <w:rsid w:val="008C6050"/>
    <w:rsid w:val="008D50B0"/>
    <w:rsid w:val="008F250E"/>
    <w:rsid w:val="008F47A5"/>
    <w:rsid w:val="008F5DF8"/>
    <w:rsid w:val="00917273"/>
    <w:rsid w:val="00953E1A"/>
    <w:rsid w:val="00962B9E"/>
    <w:rsid w:val="00981DB3"/>
    <w:rsid w:val="009F7723"/>
    <w:rsid w:val="00A05C6F"/>
    <w:rsid w:val="00A066F0"/>
    <w:rsid w:val="00A10014"/>
    <w:rsid w:val="00A20561"/>
    <w:rsid w:val="00A31ED4"/>
    <w:rsid w:val="00AD4889"/>
    <w:rsid w:val="00AD60F7"/>
    <w:rsid w:val="00AF1E10"/>
    <w:rsid w:val="00B0293B"/>
    <w:rsid w:val="00B15718"/>
    <w:rsid w:val="00B20C5B"/>
    <w:rsid w:val="00B43063"/>
    <w:rsid w:val="00B4606F"/>
    <w:rsid w:val="00B5222B"/>
    <w:rsid w:val="00B55E69"/>
    <w:rsid w:val="00B608BE"/>
    <w:rsid w:val="00B67B02"/>
    <w:rsid w:val="00B85AD1"/>
    <w:rsid w:val="00BE06F1"/>
    <w:rsid w:val="00C05AED"/>
    <w:rsid w:val="00C24946"/>
    <w:rsid w:val="00C30A90"/>
    <w:rsid w:val="00C34541"/>
    <w:rsid w:val="00C40299"/>
    <w:rsid w:val="00C57443"/>
    <w:rsid w:val="00C75B6D"/>
    <w:rsid w:val="00CA0D22"/>
    <w:rsid w:val="00CC54A6"/>
    <w:rsid w:val="00D1309D"/>
    <w:rsid w:val="00D15C1A"/>
    <w:rsid w:val="00D310FD"/>
    <w:rsid w:val="00D55053"/>
    <w:rsid w:val="00D64EF2"/>
    <w:rsid w:val="00D74711"/>
    <w:rsid w:val="00D86514"/>
    <w:rsid w:val="00D90BD2"/>
    <w:rsid w:val="00DA0645"/>
    <w:rsid w:val="00DD4C31"/>
    <w:rsid w:val="00DE15CA"/>
    <w:rsid w:val="00DF48C1"/>
    <w:rsid w:val="00DF64D2"/>
    <w:rsid w:val="00E06EF7"/>
    <w:rsid w:val="00E07095"/>
    <w:rsid w:val="00E070A1"/>
    <w:rsid w:val="00E33367"/>
    <w:rsid w:val="00E64608"/>
    <w:rsid w:val="00E64E15"/>
    <w:rsid w:val="00E671D1"/>
    <w:rsid w:val="00E754DB"/>
    <w:rsid w:val="00EC32B4"/>
    <w:rsid w:val="00ED5B8B"/>
    <w:rsid w:val="00F15CFD"/>
    <w:rsid w:val="00F36125"/>
    <w:rsid w:val="00F4117E"/>
    <w:rsid w:val="00F654B4"/>
    <w:rsid w:val="00F661FD"/>
    <w:rsid w:val="00F85AAF"/>
    <w:rsid w:val="00FC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EB580"/>
  <w15:chartTrackingRefBased/>
  <w15:docId w15:val="{C8492288-3912-AC4A-B459-228670B1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AD1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B8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5A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85AD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AD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86514"/>
    <w:pPr>
      <w:spacing w:after="0" w:line="240" w:lineRule="auto"/>
    </w:pPr>
  </w:style>
  <w:style w:type="paragraph" w:customStyle="1" w:styleId="cvgsua">
    <w:name w:val="cvgsua"/>
    <w:basedOn w:val="Normal"/>
    <w:rsid w:val="00211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gcmg">
    <w:name w:val="a_gcmg"/>
    <w:basedOn w:val="DefaultParagraphFont"/>
    <w:rsid w:val="00211552"/>
  </w:style>
  <w:style w:type="paragraph" w:styleId="Header">
    <w:name w:val="header"/>
    <w:basedOn w:val="Normal"/>
    <w:link w:val="HeaderChar"/>
    <w:uiPriority w:val="99"/>
    <w:unhideWhenUsed/>
    <w:rsid w:val="00211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552"/>
  </w:style>
  <w:style w:type="paragraph" w:styleId="Footer">
    <w:name w:val="footer"/>
    <w:basedOn w:val="Normal"/>
    <w:link w:val="FooterChar"/>
    <w:uiPriority w:val="99"/>
    <w:unhideWhenUsed/>
    <w:rsid w:val="00211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276</Words>
  <Characters>1701</Characters>
  <Application>Microsoft Office Word</Application>
  <DocSecurity>0</DocSecurity>
  <Lines>35</Lines>
  <Paragraphs>15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Dickinson</dc:creator>
  <cp:keywords/>
  <dc:description/>
  <cp:lastModifiedBy>Kendra Dickinson</cp:lastModifiedBy>
  <cp:revision>3</cp:revision>
  <dcterms:created xsi:type="dcterms:W3CDTF">2026-07-02T21:30:00Z</dcterms:created>
  <dcterms:modified xsi:type="dcterms:W3CDTF">2026-07-02T21:34:00Z</dcterms:modified>
</cp:coreProperties>
</file>