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CE7D" w14:textId="2010F270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email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Portuguese</w:t>
      </w:r>
      <w:proofErr w:type="spellEnd"/>
    </w:p>
    <w:p w14:paraId="1C684D6E" w14:textId="3DC15B90" w:rsidR="00B85AD1" w:rsidRPr="00B85AD1" w:rsidRDefault="00B85AD1" w:rsidP="00B85AD1">
      <w:pPr>
        <w:pStyle w:val="pdq2pgselectionanchorcontainer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sz w:val="22"/>
          <w:szCs w:val="22"/>
          <w:lang w:val="pt-BR"/>
        </w:rPr>
        <w:t>Assunto:</w:t>
      </w:r>
      <w:r w:rsidRPr="00B85AD1">
        <w:rPr>
          <w:rFonts w:ascii="Palatino Linotype" w:hAnsi="Palatino Linotype"/>
          <w:sz w:val="22"/>
          <w:szCs w:val="22"/>
          <w:lang w:val="pt-BR"/>
        </w:rPr>
        <w:t xml:space="preserve"> Participe de um</w:t>
      </w:r>
      <w:ins w:id="0" w:author="Kendra Dickinson" w:date="2026-07-02T17:40:00Z" w16du:dateUtc="2026-07-02T21:40:00Z">
        <w:r w:rsidR="00D75C49">
          <w:rPr>
            <w:rFonts w:ascii="Palatino Linotype" w:hAnsi="Palatino Linotype"/>
            <w:sz w:val="22"/>
            <w:szCs w:val="22"/>
            <w:lang w:val="pt-BR"/>
          </w:rPr>
          <w:t>a</w:t>
        </w:r>
      </w:ins>
      <w:r w:rsidRPr="00B85AD1">
        <w:rPr>
          <w:rFonts w:ascii="Palatino Linotype" w:hAnsi="Palatino Linotype"/>
          <w:sz w:val="22"/>
          <w:szCs w:val="22"/>
          <w:lang w:val="pt-BR"/>
        </w:rPr>
        <w:t xml:space="preserve"> </w:t>
      </w:r>
      <w:del w:id="1" w:author="Kendra Dickinson" w:date="2026-07-02T17:40:00Z" w16du:dateUtc="2026-07-02T21:40:00Z">
        <w:r w:rsidRPr="00B85AD1" w:rsidDel="00D75C49">
          <w:rPr>
            <w:rFonts w:ascii="Palatino Linotype" w:hAnsi="Palatino Linotype"/>
            <w:sz w:val="22"/>
            <w:szCs w:val="22"/>
            <w:lang w:val="pt-BR"/>
          </w:rPr>
          <w:delText>estud</w:delText>
        </w:r>
      </w:del>
      <w:ins w:id="2" w:author="Kendra Dickinson" w:date="2026-07-02T17:40:00Z" w16du:dateUtc="2026-07-02T21:40:00Z">
        <w:r w:rsidR="00D75C49">
          <w:rPr>
            <w:rFonts w:ascii="Palatino Linotype" w:hAnsi="Palatino Linotype"/>
            <w:sz w:val="22"/>
            <w:szCs w:val="22"/>
            <w:lang w:val="pt-BR"/>
          </w:rPr>
          <w:t>pesquisa</w:t>
        </w:r>
      </w:ins>
      <w:del w:id="3" w:author="Kendra Dickinson" w:date="2026-07-02T17:40:00Z" w16du:dateUtc="2026-07-02T21:40:00Z">
        <w:r w:rsidRPr="00B85AD1" w:rsidDel="00D75C49">
          <w:rPr>
            <w:rFonts w:ascii="Palatino Linotype" w:hAnsi="Palatino Linotype"/>
            <w:sz w:val="22"/>
            <w:szCs w:val="22"/>
            <w:lang w:val="pt-BR"/>
          </w:rPr>
          <w:delText>o</w:delText>
        </w:r>
      </w:del>
      <w:r w:rsidRPr="00B85AD1">
        <w:rPr>
          <w:rFonts w:ascii="Palatino Linotype" w:hAnsi="Palatino Linotype"/>
          <w:sz w:val="22"/>
          <w:szCs w:val="22"/>
          <w:lang w:val="pt-BR"/>
        </w:rPr>
        <w:t xml:space="preserve"> sobre o português em Nova Jersey</w:t>
      </w:r>
    </w:p>
    <w:p w14:paraId="686F359F" w14:textId="10A0D1BD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>
        <w:rPr>
          <w:rFonts w:ascii="Palatino Linotype" w:hAnsi="Palatino Linotype"/>
          <w:sz w:val="22"/>
          <w:szCs w:val="22"/>
          <w:lang w:val="pt-BR"/>
        </w:rPr>
        <w:t>Olá,</w:t>
      </w:r>
    </w:p>
    <w:p w14:paraId="0D690B9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Você fala português, tem 18 anos ou mais e mora em Newark ou arredores?</w:t>
      </w:r>
    </w:p>
    <w:p w14:paraId="11EEC992" w14:textId="6C0D33C8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O Departamento de Espanhol e </w:t>
      </w:r>
      <w:proofErr w:type="gramStart"/>
      <w:r w:rsidRPr="00B85AD1">
        <w:rPr>
          <w:rFonts w:ascii="Palatino Linotype" w:hAnsi="Palatino Linotype"/>
          <w:sz w:val="22"/>
          <w:szCs w:val="22"/>
          <w:lang w:val="pt-BR"/>
        </w:rPr>
        <w:t>Português</w:t>
      </w:r>
      <w:proofErr w:type="gramEnd"/>
      <w:r w:rsidRPr="00B85AD1">
        <w:rPr>
          <w:rFonts w:ascii="Palatino Linotype" w:hAnsi="Palatino Linotype"/>
          <w:sz w:val="22"/>
          <w:szCs w:val="22"/>
          <w:lang w:val="pt-BR"/>
        </w:rPr>
        <w:t xml:space="preserve"> da Rutgers-New Brunswick está realizando um</w:t>
      </w:r>
      <w:ins w:id="4" w:author="Kendra Dickinson" w:date="2026-07-02T17:40:00Z" w16du:dateUtc="2026-07-02T21:40:00Z">
        <w:r w:rsidR="00D75C49">
          <w:rPr>
            <w:rFonts w:ascii="Palatino Linotype" w:hAnsi="Palatino Linotype"/>
            <w:sz w:val="22"/>
            <w:szCs w:val="22"/>
            <w:lang w:val="pt-BR"/>
          </w:rPr>
          <w:t>a</w:t>
        </w:r>
      </w:ins>
      <w:r w:rsidRPr="00B85AD1">
        <w:rPr>
          <w:rFonts w:ascii="Palatino Linotype" w:hAnsi="Palatino Linotype"/>
          <w:sz w:val="22"/>
          <w:szCs w:val="22"/>
          <w:lang w:val="pt-BR"/>
        </w:rPr>
        <w:t xml:space="preserve"> </w:t>
      </w:r>
      <w:del w:id="5" w:author="Kendra Dickinson" w:date="2026-07-02T17:40:00Z" w16du:dateUtc="2026-07-02T21:40:00Z">
        <w:r w:rsidRPr="00B85AD1" w:rsidDel="00D75C49">
          <w:rPr>
            <w:rFonts w:ascii="Palatino Linotype" w:hAnsi="Palatino Linotype"/>
            <w:sz w:val="22"/>
            <w:szCs w:val="22"/>
            <w:lang w:val="pt-BR"/>
          </w:rPr>
          <w:delText xml:space="preserve">estudo </w:delText>
        </w:r>
      </w:del>
      <w:ins w:id="6" w:author="Kendra Dickinson" w:date="2026-07-02T17:40:00Z" w16du:dateUtc="2026-07-02T21:40:00Z">
        <w:r w:rsidR="00D75C49">
          <w:rPr>
            <w:rFonts w:ascii="Palatino Linotype" w:hAnsi="Palatino Linotype"/>
            <w:sz w:val="22"/>
            <w:szCs w:val="22"/>
            <w:lang w:val="pt-BR"/>
          </w:rPr>
          <w:t>pesquisa</w:t>
        </w:r>
        <w:r w:rsidR="00D75C49" w:rsidRPr="00B85AD1">
          <w:rPr>
            <w:rFonts w:ascii="Palatino Linotype" w:hAnsi="Palatino Linotype"/>
            <w:sz w:val="22"/>
            <w:szCs w:val="22"/>
            <w:lang w:val="pt-BR"/>
          </w:rPr>
          <w:t xml:space="preserve"> </w:t>
        </w:r>
      </w:ins>
      <w:r w:rsidRPr="00B85AD1">
        <w:rPr>
          <w:rFonts w:ascii="Palatino Linotype" w:hAnsi="Palatino Linotype"/>
          <w:sz w:val="22"/>
          <w:szCs w:val="22"/>
          <w:lang w:val="pt-BR"/>
        </w:rPr>
        <w:t>sobre o português falado em Nova Jersey. A participação é simples: você lerá algumas frases, contará uma história breve e preencherá um formulário sobre seu uso da língua.</w:t>
      </w:r>
      <w:ins w:id="7" w:author="Kendra Dickinson" w:date="2026-07-02T17:40:00Z" w16du:dateUtc="2026-07-02T21:40:00Z">
        <w:r w:rsidR="00D75C49">
          <w:rPr>
            <w:rFonts w:ascii="Palatino Linotype" w:hAnsi="Palatino Linotype"/>
            <w:sz w:val="22"/>
            <w:szCs w:val="22"/>
            <w:lang w:val="pt-BR"/>
          </w:rPr>
          <w:t xml:space="preserve"> </w:t>
        </w:r>
        <w:r w:rsidR="00D75C49" w:rsidRPr="00B92BB0">
          <w:rPr>
            <w:rFonts w:ascii="Palatino Linotype" w:hAnsi="Palatino Linotype"/>
            <w:sz w:val="22"/>
            <w:szCs w:val="22"/>
          </w:rPr>
          <w:t xml:space="preserve">As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atividades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serão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gravadas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em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áudio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e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terão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duração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aproximada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 xml:space="preserve"> de 45–60 </w:t>
        </w:r>
        <w:proofErr w:type="spellStart"/>
        <w:r w:rsidR="00D75C49" w:rsidRPr="00B92BB0">
          <w:rPr>
            <w:rFonts w:ascii="Palatino Linotype" w:hAnsi="Palatino Linotype"/>
            <w:sz w:val="22"/>
            <w:szCs w:val="22"/>
          </w:rPr>
          <w:t>minutos</w:t>
        </w:r>
        <w:proofErr w:type="spellEnd"/>
        <w:r w:rsidR="00D75C49" w:rsidRPr="00B92BB0">
          <w:rPr>
            <w:rFonts w:ascii="Palatino Linotype" w:hAnsi="Palatino Linotype"/>
            <w:sz w:val="22"/>
            <w:szCs w:val="22"/>
          </w:rPr>
          <w:t>.</w:t>
        </w:r>
      </w:ins>
    </w:p>
    <w:p w14:paraId="5203C403" w14:textId="4EEE9DBC" w:rsidR="00B85AD1" w:rsidRPr="00B85AD1" w:rsidDel="00D75C49" w:rsidRDefault="00B85AD1" w:rsidP="00B85AD1">
      <w:pPr>
        <w:pStyle w:val="NormalWeb"/>
        <w:rPr>
          <w:del w:id="8" w:author="Kendra Dickinson" w:date="2026-07-02T17:40:00Z" w16du:dateUtc="2026-07-02T21:40:00Z"/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Os </w:t>
      </w:r>
      <w:proofErr w:type="spellStart"/>
      <w:r w:rsidRPr="00B85AD1">
        <w:rPr>
          <w:rFonts w:ascii="Palatino Linotype" w:hAnsi="Palatino Linotype"/>
          <w:sz w:val="22"/>
          <w:szCs w:val="22"/>
        </w:rPr>
        <w:t>participantes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receberão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um </w:t>
      </w:r>
      <w:proofErr w:type="spellStart"/>
      <w:r w:rsidRPr="00B85AD1">
        <w:rPr>
          <w:rFonts w:ascii="Palatino Linotype" w:hAnsi="Palatino Linotype"/>
          <w:sz w:val="22"/>
          <w:szCs w:val="22"/>
        </w:rPr>
        <w:t>cartão-presente</w:t>
      </w:r>
      <w:proofErr w:type="spellEnd"/>
      <w:ins w:id="9" w:author="Kendra Dickinson" w:date="2026-07-02T17:40:00Z" w16du:dateUtc="2026-07-02T21:40:00Z">
        <w:r w:rsidR="00D75C49">
          <w:rPr>
            <w:rFonts w:ascii="Palatino Linotype" w:hAnsi="Palatino Linotype"/>
            <w:sz w:val="22"/>
            <w:szCs w:val="22"/>
          </w:rPr>
          <w:t xml:space="preserve"> Visa</w:t>
        </w:r>
      </w:ins>
      <w:r w:rsidRPr="00B85AD1">
        <w:rPr>
          <w:rFonts w:ascii="Palatino Linotype" w:hAnsi="Palatino Linotype"/>
          <w:sz w:val="22"/>
          <w:szCs w:val="22"/>
        </w:rPr>
        <w:t xml:space="preserve"> de US$20 </w:t>
      </w:r>
      <w:proofErr w:type="spellStart"/>
      <w:r w:rsidRPr="00B85AD1">
        <w:rPr>
          <w:rFonts w:ascii="Palatino Linotype" w:hAnsi="Palatino Linotype"/>
          <w:sz w:val="22"/>
          <w:szCs w:val="22"/>
        </w:rPr>
        <w:t>ao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</w:t>
      </w:r>
      <w:proofErr w:type="spellStart"/>
      <w:r w:rsidRPr="00B85AD1">
        <w:rPr>
          <w:rFonts w:ascii="Palatino Linotype" w:hAnsi="Palatino Linotype"/>
          <w:sz w:val="22"/>
          <w:szCs w:val="22"/>
        </w:rPr>
        <w:t>concluir</w:t>
      </w:r>
      <w:proofErr w:type="spellEnd"/>
      <w:r w:rsidRPr="00B85AD1">
        <w:rPr>
          <w:rFonts w:ascii="Palatino Linotype" w:hAnsi="Palatino Linotype"/>
          <w:sz w:val="22"/>
          <w:szCs w:val="22"/>
        </w:rPr>
        <w:t xml:space="preserve"> o </w:t>
      </w:r>
      <w:proofErr w:type="spellStart"/>
      <w:r w:rsidRPr="00B85AD1">
        <w:rPr>
          <w:rFonts w:ascii="Palatino Linotype" w:hAnsi="Palatino Linotype"/>
          <w:sz w:val="22"/>
          <w:szCs w:val="22"/>
        </w:rPr>
        <w:t>estudo</w:t>
      </w:r>
      <w:proofErr w:type="spellEnd"/>
      <w:r w:rsidRPr="00B85AD1">
        <w:rPr>
          <w:rFonts w:ascii="Palatino Linotype" w:hAnsi="Palatino Linotype"/>
          <w:sz w:val="22"/>
          <w:szCs w:val="22"/>
        </w:rPr>
        <w:t>.</w:t>
      </w:r>
    </w:p>
    <w:p w14:paraId="29E1D749" w14:textId="77777777" w:rsid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</w:p>
    <w:p w14:paraId="70ED7313" w14:textId="7D6F176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Para saber mais ou participar, entre em contato com:</w:t>
      </w:r>
    </w:p>
    <w:p w14:paraId="6064A439" w14:textId="2443FB81" w:rsidR="00B85AD1" w:rsidRPr="00B85AD1" w:rsidDel="00D75C49" w:rsidRDefault="00B85AD1" w:rsidP="00B85AD1">
      <w:pPr>
        <w:pStyle w:val="NormalWeb"/>
        <w:rPr>
          <w:del w:id="10" w:author="Kendra Dickinson" w:date="2026-07-02T17:40:00Z" w16du:dateUtc="2026-07-02T21:40:00Z"/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</w:pP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  <w:lang w:val="pt-BR"/>
        </w:rPr>
        <w:t>Robert Esposito</w:t>
      </w:r>
      <w:r w:rsidRPr="00B85AD1">
        <w:rPr>
          <w:rFonts w:ascii="Palatino Linotype" w:hAnsi="Palatino Linotype"/>
          <w:b/>
          <w:bCs/>
          <w:sz w:val="22"/>
          <w:szCs w:val="22"/>
          <w:lang w:val="pt-BR"/>
        </w:rPr>
        <w:br/>
      </w:r>
      <w:hyperlink r:id="rId6" w:history="1">
        <w:r w:rsidRPr="00B85AD1">
          <w:rPr>
            <w:rStyle w:val="Hyperlink"/>
            <w:rFonts w:ascii="Palatino Linotype" w:hAnsi="Palatino Linotype"/>
            <w:sz w:val="22"/>
            <w:szCs w:val="22"/>
            <w:lang w:val="pt-BR"/>
          </w:rPr>
          <w:t>rme70@scarletmail.rutgers.edu</w:t>
        </w:r>
      </w:hyperlink>
    </w:p>
    <w:p w14:paraId="7ED0EE3B" w14:textId="77777777" w:rsidR="00B85AD1" w:rsidRPr="00B85AD1" w:rsidRDefault="00B85AD1" w:rsidP="00B85AD1">
      <w:pPr>
        <w:pStyle w:val="NormalWeb"/>
        <w:rPr>
          <w:rFonts w:ascii="Palatino Linotype" w:hAnsi="Palatino Linotype"/>
          <w:b/>
          <w:bCs/>
          <w:sz w:val="22"/>
          <w:szCs w:val="22"/>
          <w:lang w:val="pt-BR"/>
        </w:rPr>
      </w:pPr>
    </w:p>
    <w:p w14:paraId="2C7549EF" w14:textId="77777777" w:rsidR="00D75C49" w:rsidRDefault="00D75C49" w:rsidP="00B85AD1">
      <w:pPr>
        <w:pStyle w:val="NormalWeb"/>
        <w:rPr>
          <w:ins w:id="11" w:author="Kendra Dickinson" w:date="2026-07-02T17:40:00Z" w16du:dateUtc="2026-07-02T21:40:00Z"/>
          <w:rFonts w:ascii="Palatino Linotype" w:hAnsi="Palatino Linotype"/>
          <w:sz w:val="22"/>
          <w:szCs w:val="22"/>
          <w:lang w:val="pt-BR"/>
        </w:rPr>
      </w:pPr>
      <w:proofErr w:type="spellStart"/>
      <w:ins w:id="12" w:author="Kendra Dickinson" w:date="2026-07-02T17:39:00Z" w16du:dateUtc="2026-07-02T21:39:00Z">
        <w:r w:rsidRPr="00B92BB0">
          <w:rPr>
            <w:rFonts w:ascii="Palatino Linotype" w:hAnsi="Palatino Linotype"/>
            <w:sz w:val="22"/>
            <w:szCs w:val="22"/>
          </w:rPr>
          <w:t>Depois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,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combinaremos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de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nos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encontrar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em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um local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público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de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sua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preferência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em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Newark, como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uma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biblioteca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 xml:space="preserve"> </w:t>
        </w:r>
        <w:proofErr w:type="spellStart"/>
        <w:r w:rsidRPr="00B92BB0">
          <w:rPr>
            <w:rFonts w:ascii="Palatino Linotype" w:hAnsi="Palatino Linotype"/>
            <w:sz w:val="22"/>
            <w:szCs w:val="22"/>
          </w:rPr>
          <w:t>pública</w:t>
        </w:r>
        <w:proofErr w:type="spellEnd"/>
        <w:r w:rsidRPr="00B92BB0">
          <w:rPr>
            <w:rFonts w:ascii="Palatino Linotype" w:hAnsi="Palatino Linotype"/>
            <w:sz w:val="22"/>
            <w:szCs w:val="22"/>
          </w:rPr>
          <w:t>.</w:t>
        </w:r>
        <w:r w:rsidRPr="00D86514">
          <w:rPr>
            <w:rFonts w:ascii="Palatino Linotype" w:hAnsi="Palatino Linotype"/>
            <w:sz w:val="22"/>
            <w:szCs w:val="22"/>
            <w:lang w:val="pt-BR"/>
          </w:rPr>
          <w:t xml:space="preserve"> </w:t>
        </w:r>
      </w:ins>
    </w:p>
    <w:p w14:paraId="1E676E1E" w14:textId="77777777" w:rsidR="00D75C49" w:rsidRDefault="00D75C49" w:rsidP="00B85AD1">
      <w:pPr>
        <w:pStyle w:val="NormalWeb"/>
        <w:rPr>
          <w:ins w:id="13" w:author="Kendra Dickinson" w:date="2026-07-02T17:40:00Z" w16du:dateUtc="2026-07-02T21:40:00Z"/>
          <w:rFonts w:ascii="Palatino Linotype" w:hAnsi="Palatino Linotype"/>
          <w:sz w:val="22"/>
          <w:szCs w:val="22"/>
          <w:lang w:val="pt-BR"/>
        </w:rPr>
      </w:pPr>
    </w:p>
    <w:p w14:paraId="0FFD165F" w14:textId="55B1BB33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Sinta-se à vontade para compartilhar esta mensagem com conhecidos que possam ter interesse.</w:t>
      </w:r>
    </w:p>
    <w:p w14:paraId="18F3729D" w14:textId="50A83732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Agradecemos desde já a sua colaboração!</w:t>
      </w:r>
    </w:p>
    <w:p w14:paraId="6EC9F690" w14:textId="6293E9E4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Robert Esposito</w:t>
      </w:r>
    </w:p>
    <w:p w14:paraId="68E81509" w14:textId="1321A13F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>Kendra Dickinson</w:t>
      </w:r>
    </w:p>
    <w:p w14:paraId="358E29C4" w14:textId="1BAEE43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r w:rsidRPr="00B85AD1">
        <w:rPr>
          <w:rFonts w:ascii="Palatino Linotype" w:hAnsi="Palatino Linotype"/>
          <w:sz w:val="22"/>
          <w:szCs w:val="22"/>
          <w:lang w:val="pt-BR"/>
        </w:rPr>
        <w:t xml:space="preserve">Rutgers </w:t>
      </w:r>
      <w:proofErr w:type="spellStart"/>
      <w:r w:rsidRPr="00B85AD1">
        <w:rPr>
          <w:rFonts w:ascii="Palatino Linotype" w:hAnsi="Palatino Linotype"/>
          <w:sz w:val="22"/>
          <w:szCs w:val="22"/>
          <w:lang w:val="pt-BR"/>
        </w:rPr>
        <w:t>University</w:t>
      </w:r>
      <w:proofErr w:type="spellEnd"/>
    </w:p>
    <w:p w14:paraId="2B1C8A78" w14:textId="6FA3F3B1" w:rsidR="00B85AD1" w:rsidRPr="00B85AD1" w:rsidRDefault="00D75C49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  <w:ins w:id="14" w:author="Kendra Dickinson" w:date="2026-07-02T17:41:00Z" w16du:dateUtc="2026-07-02T21:41:00Z">
        <w:r>
          <w:rPr>
            <w:rFonts w:ascii="Palatino Linotype" w:hAnsi="Palatino Linotype"/>
            <w:noProof/>
            <w:sz w:val="22"/>
            <w:szCs w:val="22"/>
            <w:lang w:val="pt-BR"/>
            <w14:ligatures w14:val="standardContextual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C26BA80" wp14:editId="5090600D">
                  <wp:simplePos x="0" y="0"/>
                  <wp:positionH relativeFrom="column">
                    <wp:posOffset>-81915</wp:posOffset>
                  </wp:positionH>
                  <wp:positionV relativeFrom="paragraph">
                    <wp:posOffset>141097</wp:posOffset>
                  </wp:positionV>
                  <wp:extent cx="2542032" cy="1216152"/>
                  <wp:effectExtent l="0" t="0" r="10795" b="15875"/>
                  <wp:wrapNone/>
                  <wp:docPr id="649236186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542032" cy="12161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0288C5F" w14:textId="77777777" w:rsidR="00D75C49" w:rsidRPr="00211552" w:rsidRDefault="00D75C49" w:rsidP="00D75C49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15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16" w:author="Kendra Dickinson" w:date="2026-07-02T17:33:00Z" w16du:dateUtc="2026-07-02T21:33:00Z">
                                    <w:rPr>
                                      <w:ins w:id="17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18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proofErr w:type="spellStart"/>
                              <w:ins w:id="19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20" w:author="Kendra Dickinson" w:date="2026-07-02T17:33:00Z" w16du:dateUtc="2026-07-02T21:33:00Z">
                                      <w:rPr>
                                        <w:rStyle w:val="agcmg"/>
                                        <w:b/>
                                        <w:bCs/>
                                      </w:rPr>
                                    </w:rPrChange>
                                  </w:rPr>
                                  <w:t>Informações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21" w:author="Kendra Dickinson" w:date="2026-07-02T17:33:00Z" w16du:dateUtc="2026-07-02T21:33:00Z">
                                      <w:rPr>
                                        <w:rStyle w:val="agcmg"/>
                                        <w:b/>
                                        <w:bCs/>
                                      </w:rPr>
                                    </w:rPrChange>
                                  </w:rPr>
                                  <w:t xml:space="preserve"> da </w:t>
                                </w:r>
                                <w:proofErr w:type="spellStart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b/>
                                    <w:bCs/>
                                    <w:sz w:val="20"/>
                                    <w:szCs w:val="20"/>
                                    <w:rPrChange w:id="22" w:author="Kendra Dickinson" w:date="2026-07-02T17:33:00Z" w16du:dateUtc="2026-07-02T21:33:00Z">
                                      <w:rPr>
                                        <w:rStyle w:val="agcmg"/>
                                        <w:b/>
                                        <w:bCs/>
                                      </w:rPr>
                                    </w:rPrChange>
                                  </w:rPr>
                                  <w:t>pesquisa</w:t>
                                </w:r>
                                <w:proofErr w:type="spellEnd"/>
                              </w:ins>
                            </w:p>
                            <w:p w14:paraId="3E9E035C" w14:textId="77777777" w:rsidR="00D75C49" w:rsidRPr="00211552" w:rsidRDefault="00D75C49" w:rsidP="00D75C49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23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24" w:author="Kendra Dickinson" w:date="2026-07-02T17:33:00Z" w16du:dateUtc="2026-07-02T21:33:00Z">
                                    <w:rPr>
                                      <w:ins w:id="25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26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proofErr w:type="spellStart"/>
                              <w:ins w:id="27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28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Projeto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29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: “</w:t>
                                </w:r>
                                <w:proofErr w:type="spellStart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30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Português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31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 xml:space="preserve"> </w:t>
                                </w:r>
                                <w:proofErr w:type="spellStart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32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em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33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 xml:space="preserve"> Nova Jersey”</w:t>
                                </w:r>
                              </w:ins>
                            </w:p>
                            <w:p w14:paraId="4EF3BB02" w14:textId="77777777" w:rsidR="00D75C49" w:rsidRPr="00211552" w:rsidRDefault="00D75C49" w:rsidP="00D75C49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34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35" w:author="Kendra Dickinson" w:date="2026-07-02T17:33:00Z" w16du:dateUtc="2026-07-02T21:33:00Z">
                                    <w:rPr>
                                      <w:ins w:id="36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37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proofErr w:type="spellStart"/>
                              <w:ins w:id="38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39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Pesquisadores</w:t>
                                </w:r>
                                <w:proofErr w:type="spellEnd"/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40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: Dr. Kendra Dickinson</w:t>
                                </w:r>
                              </w:ins>
                            </w:p>
                            <w:p w14:paraId="775A2CB7" w14:textId="77777777" w:rsidR="00D75C49" w:rsidRPr="00211552" w:rsidRDefault="00D75C49" w:rsidP="00D75C49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41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42" w:author="Kendra Dickinson" w:date="2026-07-02T17:33:00Z" w16du:dateUtc="2026-07-02T21:33:00Z">
                                    <w:rPr>
                                      <w:ins w:id="43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44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ins w:id="45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46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Robert Esposito</w:t>
                                </w:r>
                              </w:ins>
                            </w:p>
                            <w:p w14:paraId="59726562" w14:textId="77777777" w:rsidR="00D75C49" w:rsidRPr="00211552" w:rsidRDefault="00D75C49" w:rsidP="00D75C49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47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48" w:author="Kendra Dickinson" w:date="2026-07-02T17:33:00Z" w16du:dateUtc="2026-07-02T21:33:00Z">
                                    <w:rPr>
                                      <w:ins w:id="49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50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ins w:id="51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52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15 Seminary Place</w:t>
                                </w:r>
                              </w:ins>
                            </w:p>
                            <w:p w14:paraId="14A85904" w14:textId="77777777" w:rsidR="00D75C49" w:rsidRPr="00211552" w:rsidRDefault="00D75C49" w:rsidP="00D75C49">
                              <w:pPr>
                                <w:pStyle w:val="cvgsua"/>
                                <w:spacing w:before="0" w:beforeAutospacing="0" w:after="0" w:afterAutospacing="0" w:line="240" w:lineRule="atLeast"/>
                                <w:rPr>
                                  <w:ins w:id="53" w:author="Kendra Dickinson" w:date="2026-07-02T17:33:00Z" w16du:dateUtc="2026-07-02T21:33:00Z"/>
                                  <w:rFonts w:ascii="Palatino Linotype" w:hAnsi="Palatino Linotype"/>
                                  <w:sz w:val="20"/>
                                  <w:szCs w:val="20"/>
                                  <w:rPrChange w:id="54" w:author="Kendra Dickinson" w:date="2026-07-02T17:33:00Z" w16du:dateUtc="2026-07-02T21:33:00Z">
                                    <w:rPr>
                                      <w:ins w:id="55" w:author="Kendra Dickinson" w:date="2026-07-02T17:33:00Z" w16du:dateUtc="2026-07-02T21:33:00Z"/>
                                    </w:rPr>
                                  </w:rPrChange>
                                </w:rPr>
                                <w:pPrChange w:id="56" w:author="Kendra Dickinson" w:date="2026-07-02T17:33:00Z" w16du:dateUtc="2026-07-02T21:33:00Z">
                                  <w:pPr>
                                    <w:pStyle w:val="cvgsua"/>
                                    <w:spacing w:line="240" w:lineRule="atLeast"/>
                                  </w:pPr>
                                </w:pPrChange>
                              </w:pPr>
                              <w:ins w:id="57" w:author="Kendra Dickinson" w:date="2026-07-02T17:33:00Z" w16du:dateUtc="2026-07-02T21:33:00Z">
                                <w:r w:rsidRPr="00211552">
                                  <w:rPr>
                                    <w:rStyle w:val="agcmg"/>
                                    <w:rFonts w:ascii="Palatino Linotype" w:hAnsi="Palatino Linotype"/>
                                    <w:sz w:val="20"/>
                                    <w:szCs w:val="20"/>
                                    <w:rPrChange w:id="58" w:author="Kendra Dickinson" w:date="2026-07-02T17:33:00Z" w16du:dateUtc="2026-07-02T21:33:00Z">
                                      <w:rPr>
                                        <w:rStyle w:val="agcmg"/>
                                      </w:rPr>
                                    </w:rPrChange>
                                  </w:rPr>
                                  <w:t>New Brunswick, NJ 08816</w:t>
                                </w:r>
                              </w:ins>
                            </w:p>
                            <w:p w14:paraId="196B9DF6" w14:textId="77777777" w:rsidR="00D75C49" w:rsidRPr="00211552" w:rsidRDefault="00D75C49" w:rsidP="00D75C49">
                              <w:pPr>
                                <w:spacing w:after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  <w:rPrChange w:id="59" w:author="Kendra Dickinson" w:date="2026-07-02T17:33:00Z" w16du:dateUtc="2026-07-02T21:33:00Z">
                                    <w:rPr/>
                                  </w:rPrChange>
                                </w:rPr>
                                <w:pPrChange w:id="60" w:author="Kendra Dickinson" w:date="2026-07-02T17:33:00Z" w16du:dateUtc="2026-07-02T21:33:00Z">
                                  <w:pPr/>
                                </w:pPrChange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C26BA80"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6" type="#_x0000_t202" style="position:absolute;margin-left:-6.45pt;margin-top:11.1pt;width:200.15pt;height:95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IHwOAIAAH0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" fillcolor="white [3201]" strokeweight=".5pt">
                  <v:textbox>
                    <w:txbxContent>
                      <w:p w14:paraId="50288C5F" w14:textId="77777777" w:rsidR="00D75C49" w:rsidRPr="00211552" w:rsidRDefault="00D75C49" w:rsidP="00D75C49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61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62" w:author="Kendra Dickinson" w:date="2026-07-02T17:33:00Z" w16du:dateUtc="2026-07-02T21:33:00Z">
                              <w:rPr>
                                <w:ins w:id="63" w:author="Kendra Dickinson" w:date="2026-07-02T17:33:00Z" w16du:dateUtc="2026-07-02T21:33:00Z"/>
                              </w:rPr>
                            </w:rPrChange>
                          </w:rPr>
                          <w:pPrChange w:id="64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proofErr w:type="spellStart"/>
                        <w:ins w:id="65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66" w:author="Kendra Dickinson" w:date="2026-07-02T17:33:00Z" w16du:dateUtc="2026-07-02T21:33:00Z">
                                <w:rPr>
                                  <w:rStyle w:val="agcmg"/>
                                  <w:b/>
                                  <w:bCs/>
                                </w:rPr>
                              </w:rPrChange>
                            </w:rPr>
                            <w:t>Informações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67" w:author="Kendra Dickinson" w:date="2026-07-02T17:33:00Z" w16du:dateUtc="2026-07-02T21:33:00Z">
                                <w:rPr>
                                  <w:rStyle w:val="agcmg"/>
                                  <w:b/>
                                  <w:bCs/>
                                </w:rPr>
                              </w:rPrChange>
                            </w:rPr>
                            <w:t xml:space="preserve"> da </w:t>
                          </w:r>
                          <w:proofErr w:type="spellStart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b/>
                              <w:bCs/>
                              <w:sz w:val="20"/>
                              <w:szCs w:val="20"/>
                              <w:rPrChange w:id="68" w:author="Kendra Dickinson" w:date="2026-07-02T17:33:00Z" w16du:dateUtc="2026-07-02T21:33:00Z">
                                <w:rPr>
                                  <w:rStyle w:val="agcmg"/>
                                  <w:b/>
                                  <w:bCs/>
                                </w:rPr>
                              </w:rPrChange>
                            </w:rPr>
                            <w:t>pesquisa</w:t>
                          </w:r>
                          <w:proofErr w:type="spellEnd"/>
                        </w:ins>
                      </w:p>
                      <w:p w14:paraId="3E9E035C" w14:textId="77777777" w:rsidR="00D75C49" w:rsidRPr="00211552" w:rsidRDefault="00D75C49" w:rsidP="00D75C49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69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70" w:author="Kendra Dickinson" w:date="2026-07-02T17:33:00Z" w16du:dateUtc="2026-07-02T21:33:00Z">
                              <w:rPr>
                                <w:ins w:id="71" w:author="Kendra Dickinson" w:date="2026-07-02T17:33:00Z" w16du:dateUtc="2026-07-02T21:33:00Z"/>
                              </w:rPr>
                            </w:rPrChange>
                          </w:rPr>
                          <w:pPrChange w:id="72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proofErr w:type="spellStart"/>
                        <w:ins w:id="73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74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Projeto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75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: “</w:t>
                          </w:r>
                          <w:proofErr w:type="spellStart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76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Português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77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 xml:space="preserve"> </w:t>
                          </w:r>
                          <w:proofErr w:type="spellStart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78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em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79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 xml:space="preserve"> Nova Jersey”</w:t>
                          </w:r>
                        </w:ins>
                      </w:p>
                      <w:p w14:paraId="4EF3BB02" w14:textId="77777777" w:rsidR="00D75C49" w:rsidRPr="00211552" w:rsidRDefault="00D75C49" w:rsidP="00D75C49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80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81" w:author="Kendra Dickinson" w:date="2026-07-02T17:33:00Z" w16du:dateUtc="2026-07-02T21:33:00Z">
                              <w:rPr>
                                <w:ins w:id="82" w:author="Kendra Dickinson" w:date="2026-07-02T17:33:00Z" w16du:dateUtc="2026-07-02T21:33:00Z"/>
                              </w:rPr>
                            </w:rPrChange>
                          </w:rPr>
                          <w:pPrChange w:id="83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proofErr w:type="spellStart"/>
                        <w:ins w:id="84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85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Pesquisadores</w:t>
                          </w:r>
                          <w:proofErr w:type="spellEnd"/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86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: Dr. Kendra Dickinson</w:t>
                          </w:r>
                        </w:ins>
                      </w:p>
                      <w:p w14:paraId="775A2CB7" w14:textId="77777777" w:rsidR="00D75C49" w:rsidRPr="00211552" w:rsidRDefault="00D75C49" w:rsidP="00D75C49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87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88" w:author="Kendra Dickinson" w:date="2026-07-02T17:33:00Z" w16du:dateUtc="2026-07-02T21:33:00Z">
                              <w:rPr>
                                <w:ins w:id="89" w:author="Kendra Dickinson" w:date="2026-07-02T17:33:00Z" w16du:dateUtc="2026-07-02T21:33:00Z"/>
                              </w:rPr>
                            </w:rPrChange>
                          </w:rPr>
                          <w:pPrChange w:id="90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ins w:id="91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92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Robert Esposito</w:t>
                          </w:r>
                        </w:ins>
                      </w:p>
                      <w:p w14:paraId="59726562" w14:textId="77777777" w:rsidR="00D75C49" w:rsidRPr="00211552" w:rsidRDefault="00D75C49" w:rsidP="00D75C49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93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94" w:author="Kendra Dickinson" w:date="2026-07-02T17:33:00Z" w16du:dateUtc="2026-07-02T21:33:00Z">
                              <w:rPr>
                                <w:ins w:id="95" w:author="Kendra Dickinson" w:date="2026-07-02T17:33:00Z" w16du:dateUtc="2026-07-02T21:33:00Z"/>
                              </w:rPr>
                            </w:rPrChange>
                          </w:rPr>
                          <w:pPrChange w:id="96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ins w:id="97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98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15 Seminary Place</w:t>
                          </w:r>
                        </w:ins>
                      </w:p>
                      <w:p w14:paraId="14A85904" w14:textId="77777777" w:rsidR="00D75C49" w:rsidRPr="00211552" w:rsidRDefault="00D75C49" w:rsidP="00D75C49">
                        <w:pPr>
                          <w:pStyle w:val="cvgsua"/>
                          <w:spacing w:before="0" w:beforeAutospacing="0" w:after="0" w:afterAutospacing="0" w:line="240" w:lineRule="atLeast"/>
                          <w:rPr>
                            <w:ins w:id="99" w:author="Kendra Dickinson" w:date="2026-07-02T17:33:00Z" w16du:dateUtc="2026-07-02T21:33:00Z"/>
                            <w:rFonts w:ascii="Palatino Linotype" w:hAnsi="Palatino Linotype"/>
                            <w:sz w:val="20"/>
                            <w:szCs w:val="20"/>
                            <w:rPrChange w:id="100" w:author="Kendra Dickinson" w:date="2026-07-02T17:33:00Z" w16du:dateUtc="2026-07-02T21:33:00Z">
                              <w:rPr>
                                <w:ins w:id="101" w:author="Kendra Dickinson" w:date="2026-07-02T17:33:00Z" w16du:dateUtc="2026-07-02T21:33:00Z"/>
                              </w:rPr>
                            </w:rPrChange>
                          </w:rPr>
                          <w:pPrChange w:id="102" w:author="Kendra Dickinson" w:date="2026-07-02T17:33:00Z" w16du:dateUtc="2026-07-02T21:33:00Z">
                            <w:pPr>
                              <w:pStyle w:val="cvgsua"/>
                              <w:spacing w:line="240" w:lineRule="atLeast"/>
                            </w:pPr>
                          </w:pPrChange>
                        </w:pPr>
                        <w:ins w:id="103" w:author="Kendra Dickinson" w:date="2026-07-02T17:33:00Z" w16du:dateUtc="2026-07-02T21:33:00Z">
                          <w:r w:rsidRPr="00211552">
                            <w:rPr>
                              <w:rStyle w:val="agcmg"/>
                              <w:rFonts w:ascii="Palatino Linotype" w:hAnsi="Palatino Linotype"/>
                              <w:sz w:val="20"/>
                              <w:szCs w:val="20"/>
                              <w:rPrChange w:id="104" w:author="Kendra Dickinson" w:date="2026-07-02T17:33:00Z" w16du:dateUtc="2026-07-02T21:33:00Z">
                                <w:rPr>
                                  <w:rStyle w:val="agcmg"/>
                                </w:rPr>
                              </w:rPrChange>
                            </w:rPr>
                            <w:t>New Brunswick, NJ 08816</w:t>
                          </w:r>
                        </w:ins>
                      </w:p>
                      <w:p w14:paraId="196B9DF6" w14:textId="77777777" w:rsidR="00D75C49" w:rsidRPr="00211552" w:rsidRDefault="00D75C49" w:rsidP="00D75C49">
                        <w:pPr>
                          <w:spacing w:after="0"/>
                          <w:rPr>
                            <w:rFonts w:ascii="Palatino Linotype" w:hAnsi="Palatino Linotype"/>
                            <w:sz w:val="20"/>
                            <w:szCs w:val="20"/>
                            <w:rPrChange w:id="105" w:author="Kendra Dickinson" w:date="2026-07-02T17:33:00Z" w16du:dateUtc="2026-07-02T21:33:00Z">
                              <w:rPr/>
                            </w:rPrChange>
                          </w:rPr>
                          <w:pPrChange w:id="106" w:author="Kendra Dickinson" w:date="2026-07-02T17:33:00Z" w16du:dateUtc="2026-07-02T21:33:00Z">
                            <w:pPr/>
                          </w:pPrChange>
                        </w:pPr>
                      </w:p>
                    </w:txbxContent>
                  </v:textbox>
                </v:shape>
              </w:pict>
            </mc:Fallback>
          </mc:AlternateContent>
        </w:r>
      </w:ins>
    </w:p>
    <w:p w14:paraId="65E960A8" w14:textId="25BA58FA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331D047" w14:textId="21DB2840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6325085C" w14:textId="482AFC88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FB7B217" w14:textId="5771BA46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1C7CE9E7" w14:textId="04311C99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70221E93" w14:textId="39774B28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447C28B" w14:textId="364D8CD9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48C9F34A" w14:textId="74F9FCCF" w:rsidR="00B85AD1" w:rsidRDefault="00B85AD1" w:rsidP="00B85AD1">
      <w:pPr>
        <w:pStyle w:val="NormalWeb"/>
        <w:spacing w:before="0" w:beforeAutospacing="0" w:after="0" w:afterAutospacing="0"/>
        <w:rPr>
          <w:ins w:id="107" w:author="Kendra Dickinson" w:date="2026-07-02T17:41:00Z" w16du:dateUtc="2026-07-02T21:41:00Z"/>
          <w:rFonts w:ascii="Palatino Linotype" w:hAnsi="Palatino Linotype"/>
          <w:sz w:val="22"/>
          <w:szCs w:val="22"/>
          <w:lang w:val="pt-BR"/>
        </w:rPr>
      </w:pPr>
    </w:p>
    <w:p w14:paraId="4F154C7F" w14:textId="3AF36176" w:rsidR="00D75C49" w:rsidRPr="00B85AD1" w:rsidRDefault="00D75C49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5695D62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34F8B7D7" w14:textId="68DA48C9" w:rsidR="00B85AD1" w:rsidRPr="00B85AD1" w:rsidRDefault="00B85AD1" w:rsidP="00B85AD1">
      <w:pPr>
        <w:jc w:val="center"/>
        <w:rPr>
          <w:rStyle w:val="Strong"/>
          <w:rFonts w:ascii="Palatino Linotype" w:hAnsi="Palatino Linotype" w:cs="Times New Roman (Body CS)"/>
          <w:smallCaps/>
          <w:sz w:val="22"/>
          <w:szCs w:val="22"/>
          <w:lang w:val="pt-BR"/>
        </w:rPr>
      </w:pP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Recruitment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email</w:t>
      </w:r>
      <w:proofErr w:type="spellEnd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 xml:space="preserve"> - </w:t>
      </w:r>
      <w:proofErr w:type="spellStart"/>
      <w:r w:rsidRPr="00B85AD1">
        <w:rPr>
          <w:rFonts w:ascii="Palatino Linotype" w:hAnsi="Palatino Linotype" w:cs="Times New Roman (Body CS)"/>
          <w:b/>
          <w:bCs/>
          <w:smallCaps/>
          <w:sz w:val="22"/>
          <w:szCs w:val="22"/>
          <w:lang w:val="pt-BR"/>
        </w:rPr>
        <w:t>English</w:t>
      </w:r>
      <w:proofErr w:type="spellEnd"/>
    </w:p>
    <w:p w14:paraId="0E5D8660" w14:textId="77777777" w:rsidR="00B85AD1" w:rsidRPr="00B85AD1" w:rsidRDefault="00B85AD1" w:rsidP="00B85AD1">
      <w:pPr>
        <w:pStyle w:val="NormalWeb"/>
        <w:spacing w:before="0" w:beforeAutospacing="0" w:after="0" w:afterAutospacing="0"/>
        <w:rPr>
          <w:rFonts w:ascii="Palatino Linotype" w:hAnsi="Palatino Linotype"/>
          <w:sz w:val="22"/>
          <w:szCs w:val="22"/>
          <w:lang w:val="pt-BR"/>
        </w:rPr>
      </w:pPr>
    </w:p>
    <w:p w14:paraId="0D775D1A" w14:textId="5DE094B1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b/>
          <w:bCs/>
          <w:sz w:val="22"/>
          <w:szCs w:val="22"/>
        </w:rPr>
        <w:t>Subject:</w:t>
      </w:r>
      <w:r w:rsidRPr="00B85AD1">
        <w:rPr>
          <w:rFonts w:ascii="Palatino Linotype" w:hAnsi="Palatino Linotype"/>
          <w:sz w:val="22"/>
          <w:szCs w:val="22"/>
        </w:rPr>
        <w:t xml:space="preserve"> Participate in a </w:t>
      </w:r>
      <w:ins w:id="108" w:author="Kendra Dickinson" w:date="2026-07-02T17:37:00Z" w16du:dateUtc="2026-07-02T21:37:00Z">
        <w:r w:rsidR="00D75C49">
          <w:rPr>
            <w:rFonts w:ascii="Palatino Linotype" w:hAnsi="Palatino Linotype"/>
            <w:sz w:val="22"/>
            <w:szCs w:val="22"/>
          </w:rPr>
          <w:t xml:space="preserve">research </w:t>
        </w:r>
      </w:ins>
      <w:r w:rsidRPr="00B85AD1">
        <w:rPr>
          <w:rFonts w:ascii="Palatino Linotype" w:hAnsi="Palatino Linotype"/>
          <w:sz w:val="22"/>
          <w:szCs w:val="22"/>
        </w:rPr>
        <w:t>study on Portuguese in New Jersey</w:t>
      </w:r>
    </w:p>
    <w:p w14:paraId="373B6C56" w14:textId="3941EB90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>
        <w:rPr>
          <w:rFonts w:ascii="Palatino Linotype" w:hAnsi="Palatino Linotype"/>
          <w:sz w:val="22"/>
          <w:szCs w:val="22"/>
        </w:rPr>
        <w:t>Hello,</w:t>
      </w:r>
    </w:p>
    <w:p w14:paraId="7DB7FA6D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Do you speak Portuguese, are you 18 years old or older, and live in Newark or the surrounding area?</w:t>
      </w:r>
    </w:p>
    <w:p w14:paraId="160F29FA" w14:textId="3CDA7AE8" w:rsidR="00B85AD1" w:rsidRPr="00B85AD1" w:rsidDel="00D75C49" w:rsidRDefault="00B85AD1" w:rsidP="00B85AD1">
      <w:pPr>
        <w:pStyle w:val="NormalWeb"/>
        <w:rPr>
          <w:del w:id="109" w:author="Kendra Dickinson" w:date="2026-07-02T17:38:00Z" w16du:dateUtc="2026-07-02T21:38:00Z"/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The Department of Spanish and Portuguese at Rutgers-New Brunswick is conducting a study on Portuguese spoken in New Jersey. Participation is simple: </w:t>
      </w:r>
      <w:ins w:id="110" w:author="Kendra Dickinson" w:date="2026-07-02T17:37:00Z" w16du:dateUtc="2026-07-02T21:37:00Z">
        <w:r w:rsidR="00D75C49">
          <w:rPr>
            <w:rFonts w:ascii="Palatino Linotype" w:hAnsi="Palatino Linotype"/>
            <w:sz w:val="22"/>
            <w:szCs w:val="22"/>
          </w:rPr>
          <w:t xml:space="preserve">with a researcher, </w:t>
        </w:r>
      </w:ins>
      <w:r w:rsidRPr="00B85AD1">
        <w:rPr>
          <w:rFonts w:ascii="Palatino Linotype" w:hAnsi="Palatino Linotype"/>
          <w:sz w:val="22"/>
          <w:szCs w:val="22"/>
        </w:rPr>
        <w:t>you will read a few sentences, tell a brief story, and fill out a form about your language use.</w:t>
      </w:r>
      <w:ins w:id="111" w:author="Kendra Dickinson" w:date="2026-07-02T17:38:00Z" w16du:dateUtc="2026-07-02T21:38:00Z">
        <w:r w:rsidR="00D75C49">
          <w:rPr>
            <w:rFonts w:ascii="Palatino Linotype" w:hAnsi="Palatino Linotype"/>
            <w:sz w:val="22"/>
            <w:szCs w:val="22"/>
          </w:rPr>
          <w:t xml:space="preserve"> </w:t>
        </w:r>
      </w:ins>
    </w:p>
    <w:p w14:paraId="3AF2B6BD" w14:textId="24140CF5" w:rsidR="00D75C49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 xml:space="preserve">Participants will receive a </w:t>
      </w:r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</w:rPr>
        <w:t xml:space="preserve">$20 </w:t>
      </w:r>
      <w:ins w:id="112" w:author="Kendra Dickinson" w:date="2026-07-02T17:38:00Z" w16du:dateUtc="2026-07-02T21:38:00Z">
        <w:r w:rsidR="00D75C49">
          <w:rPr>
            <w:rStyle w:val="Strong"/>
            <w:rFonts w:ascii="Palatino Linotype" w:hAnsi="Palatino Linotype"/>
            <w:b w:val="0"/>
            <w:bCs w:val="0"/>
            <w:sz w:val="22"/>
            <w:szCs w:val="22"/>
          </w:rPr>
          <w:t xml:space="preserve">Visa </w:t>
        </w:r>
      </w:ins>
      <w:r w:rsidRPr="00B85AD1">
        <w:rPr>
          <w:rStyle w:val="Strong"/>
          <w:rFonts w:ascii="Palatino Linotype" w:hAnsi="Palatino Linotype"/>
          <w:b w:val="0"/>
          <w:bCs w:val="0"/>
          <w:sz w:val="22"/>
          <w:szCs w:val="22"/>
        </w:rPr>
        <w:t>gift card</w:t>
      </w:r>
      <w:r w:rsidRPr="00B85AD1">
        <w:rPr>
          <w:rFonts w:ascii="Palatino Linotype" w:hAnsi="Palatino Linotype"/>
          <w:sz w:val="22"/>
          <w:szCs w:val="22"/>
        </w:rPr>
        <w:t xml:space="preserve"> for completing the study.</w:t>
      </w:r>
      <w:ins w:id="113" w:author="Kendra Dickinson" w:date="2026-07-02T17:38:00Z" w16du:dateUtc="2026-07-02T21:38:00Z">
        <w:r w:rsidR="00D75C49">
          <w:rPr>
            <w:rFonts w:ascii="Palatino Linotype" w:hAnsi="Palatino Linotype"/>
            <w:sz w:val="22"/>
            <w:szCs w:val="22"/>
          </w:rPr>
          <w:t xml:space="preserve"> </w:t>
        </w:r>
      </w:ins>
    </w:p>
    <w:p w14:paraId="090A24AA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To learn more or participate, please contact:</w:t>
      </w:r>
    </w:p>
    <w:p w14:paraId="652D407B" w14:textId="77777777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</w:r>
      <w:hyperlink r:id="rId7" w:history="1">
        <w:r w:rsidRPr="00B85AD1">
          <w:rPr>
            <w:rStyle w:val="Hyperlink"/>
            <w:rFonts w:ascii="Palatino Linotype" w:hAnsi="Palatino Linotype"/>
            <w:sz w:val="22"/>
            <w:szCs w:val="22"/>
          </w:rPr>
          <w:t>rme70@scarletmail.rutgers.edu</w:t>
        </w:r>
      </w:hyperlink>
    </w:p>
    <w:p w14:paraId="782354A4" w14:textId="77777777" w:rsidR="00D75C49" w:rsidRPr="00D86514" w:rsidRDefault="00D75C49" w:rsidP="00D75C49">
      <w:pPr>
        <w:pStyle w:val="NormalWeb"/>
        <w:rPr>
          <w:ins w:id="114" w:author="Kendra Dickinson" w:date="2026-07-02T17:38:00Z" w16du:dateUtc="2026-07-02T21:38:00Z"/>
          <w:rFonts w:ascii="Palatino Linotype" w:hAnsi="Palatino Linotype"/>
          <w:sz w:val="22"/>
          <w:szCs w:val="22"/>
        </w:rPr>
      </w:pPr>
      <w:ins w:id="115" w:author="Kendra Dickinson" w:date="2026-07-02T17:38:00Z" w16du:dateUtc="2026-07-02T21:38:00Z">
        <w:r w:rsidRPr="00ED11EE">
          <w:rPr>
            <w:rFonts w:ascii="Palatino Linotype" w:hAnsi="Palatino Linotype"/>
            <w:sz w:val="22"/>
            <w:szCs w:val="22"/>
          </w:rPr>
          <w:t>Then, we will arrange to meet you at a public location in Newark according to your preference, such as a public library</w:t>
        </w:r>
        <w:r w:rsidRPr="00D86514">
          <w:rPr>
            <w:rFonts w:ascii="Palatino Linotype" w:hAnsi="Palatino Linotype"/>
            <w:sz w:val="22"/>
            <w:szCs w:val="22"/>
          </w:rPr>
          <w:t>.</w:t>
        </w:r>
        <w:r>
          <w:rPr>
            <w:rFonts w:ascii="Palatino Linotype" w:hAnsi="Palatino Linotype"/>
            <w:sz w:val="22"/>
            <w:szCs w:val="22"/>
          </w:rPr>
          <w:t xml:space="preserve"> </w:t>
        </w:r>
        <w:r w:rsidRPr="00D86514">
          <w:rPr>
            <w:rFonts w:ascii="Palatino Linotype" w:hAnsi="Palatino Linotype"/>
            <w:sz w:val="22"/>
            <w:szCs w:val="22"/>
          </w:rPr>
          <w:t>Please feel free to share this message with anyone you know who may be interested. Thank you in advance for your collaboration!</w:t>
        </w:r>
      </w:ins>
    </w:p>
    <w:p w14:paraId="27FA55CA" w14:textId="181242A5" w:rsidR="00D75C49" w:rsidRDefault="00D75C49" w:rsidP="00B85AD1">
      <w:pPr>
        <w:pStyle w:val="NormalWeb"/>
        <w:rPr>
          <w:ins w:id="116" w:author="Kendra Dickinson" w:date="2026-07-02T17:38:00Z" w16du:dateUtc="2026-07-02T21:38:00Z"/>
          <w:rFonts w:ascii="Palatino Linotype" w:hAnsi="Palatino Linotype"/>
          <w:sz w:val="22"/>
          <w:szCs w:val="22"/>
        </w:rPr>
      </w:pPr>
    </w:p>
    <w:p w14:paraId="140FADC4" w14:textId="227C5150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Please feel free to share this message with anyone you know who may be interested.</w:t>
      </w:r>
    </w:p>
    <w:p w14:paraId="3889EE14" w14:textId="76AB93F6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Thank you in advance for your collaboration!</w:t>
      </w:r>
    </w:p>
    <w:p w14:paraId="1E7F3FBF" w14:textId="17871FAC" w:rsidR="00B85AD1" w:rsidRPr="00B85AD1" w:rsidRDefault="00B85AD1" w:rsidP="00B85AD1">
      <w:pPr>
        <w:pStyle w:val="NormalWeb"/>
        <w:rPr>
          <w:rFonts w:ascii="Palatino Linotype" w:hAnsi="Palatino Linotype"/>
          <w:sz w:val="22"/>
          <w:szCs w:val="22"/>
        </w:rPr>
      </w:pPr>
      <w:r w:rsidRPr="00B85AD1">
        <w:rPr>
          <w:rFonts w:ascii="Palatino Linotype" w:hAnsi="Palatino Linotype"/>
          <w:sz w:val="22"/>
          <w:szCs w:val="22"/>
        </w:rPr>
        <w:t>Robert Esposito</w:t>
      </w:r>
      <w:r w:rsidRPr="00B85AD1">
        <w:rPr>
          <w:rFonts w:ascii="Palatino Linotype" w:hAnsi="Palatino Linotype"/>
          <w:sz w:val="22"/>
          <w:szCs w:val="22"/>
        </w:rPr>
        <w:br/>
        <w:t>Kendra Dickinson</w:t>
      </w:r>
      <w:r w:rsidRPr="00B85AD1">
        <w:rPr>
          <w:rFonts w:ascii="Palatino Linotype" w:hAnsi="Palatino Linotype"/>
          <w:sz w:val="22"/>
          <w:szCs w:val="22"/>
        </w:rPr>
        <w:br/>
        <w:t>Rutgers University</w:t>
      </w:r>
    </w:p>
    <w:p w14:paraId="58876895" w14:textId="2F584625" w:rsidR="00B85AD1" w:rsidRPr="00B85AD1" w:rsidRDefault="00D75C49">
      <w:pPr>
        <w:rPr>
          <w:rFonts w:ascii="Palatino Linotype" w:hAnsi="Palatino Linotype"/>
          <w:sz w:val="22"/>
          <w:szCs w:val="22"/>
          <w:lang w:val="pt-BR"/>
        </w:rPr>
      </w:pPr>
      <w:ins w:id="117" w:author="Kendra Dickinson" w:date="2026-07-02T17:38:00Z" w16du:dateUtc="2026-07-02T21:38:00Z">
        <w:r>
          <w:rPr>
            <w:rFonts w:ascii="Palatino Linotype" w:hAnsi="Palatino Linotype"/>
            <w:noProof/>
            <w:sz w:val="22"/>
            <w:szCs w:val="22"/>
            <w:lang w:val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0BB5821" wp14:editId="5393B6D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211074</wp:posOffset>
                  </wp:positionV>
                  <wp:extent cx="2542032" cy="1216152"/>
                  <wp:effectExtent l="0" t="0" r="10795" b="15875"/>
                  <wp:wrapNone/>
                  <wp:docPr id="1888030725" name="Text Box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2542032" cy="121615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B338130" w14:textId="77777777" w:rsidR="00D75C49" w:rsidRPr="00ED11EE" w:rsidRDefault="00D75C49" w:rsidP="00D75C49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</w:pPr>
                              <w:r w:rsidRPr="00ED11EE">
                                <w:rPr>
                                  <w:rStyle w:val="agcmg"/>
                                  <w:rFonts w:ascii="Palatino Linotype" w:hAnsi="Palatino Linotype"/>
                                  <w:b/>
                                  <w:bCs/>
                                  <w:sz w:val="20"/>
                                  <w:szCs w:val="20"/>
                                </w:rPr>
                                <w:t>Research information</w:t>
                              </w:r>
                            </w:p>
                            <w:p w14:paraId="21EFDF4A" w14:textId="77777777" w:rsidR="00D75C49" w:rsidRPr="00ED11EE" w:rsidRDefault="00D75C49" w:rsidP="00D75C49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</w:pPr>
                              <w:r w:rsidRPr="00ED11EE">
                                <w:rPr>
                                  <w:rStyle w:val="agcmg"/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  <w:t>Project: “Portuguese in New Jersey”</w:t>
                              </w:r>
                            </w:p>
                            <w:p w14:paraId="0A55CCFD" w14:textId="77777777" w:rsidR="00D75C49" w:rsidRPr="00ED11EE" w:rsidRDefault="00D75C49" w:rsidP="00D75C49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</w:pPr>
                              <w:r w:rsidRPr="00ED11EE">
                                <w:rPr>
                                  <w:rStyle w:val="agcmg"/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  <w:t>Investigators: Dr. Kendra Dickinson</w:t>
                              </w:r>
                            </w:p>
                            <w:p w14:paraId="18A5B4BE" w14:textId="77777777" w:rsidR="00D75C49" w:rsidRPr="00ED11EE" w:rsidRDefault="00D75C49" w:rsidP="00D75C49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</w:pPr>
                              <w:r w:rsidRPr="00ED11EE">
                                <w:rPr>
                                  <w:rStyle w:val="agcmg"/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  <w:t>Robert Esposito</w:t>
                              </w:r>
                            </w:p>
                            <w:p w14:paraId="2813A4A8" w14:textId="77777777" w:rsidR="00D75C49" w:rsidRPr="00ED11EE" w:rsidRDefault="00D75C49" w:rsidP="00D75C49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</w:pPr>
                              <w:r w:rsidRPr="00ED11EE">
                                <w:rPr>
                                  <w:rStyle w:val="agcmg"/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  <w:t>15 Seminary Place</w:t>
                              </w:r>
                            </w:p>
                            <w:p w14:paraId="14A08D63" w14:textId="77777777" w:rsidR="00D75C49" w:rsidRPr="00ED11EE" w:rsidRDefault="00D75C49" w:rsidP="00D75C49">
                              <w:pPr>
                                <w:pStyle w:val="cvgsua"/>
                                <w:spacing w:before="0" w:beforeAutospacing="0" w:after="0" w:afterAutospacing="0"/>
                                <w:rPr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</w:pPr>
                              <w:r w:rsidRPr="00ED11EE">
                                <w:rPr>
                                  <w:rStyle w:val="agcmg"/>
                                  <w:rFonts w:ascii="Palatino Linotype" w:hAnsi="Palatino Linotype"/>
                                  <w:sz w:val="20"/>
                                  <w:szCs w:val="20"/>
                                </w:rPr>
                                <w:t>New Brunswick, NJ 08816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50BB5821" id="_x0000_s1027" type="#_x0000_t202" style="position:absolute;margin-left:0;margin-top:16.6pt;width:200.15pt;height:9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" fillcolor="white [3201]" strokeweight=".5pt">
                  <v:textbox>
                    <w:txbxContent>
                      <w:p w14:paraId="1B338130" w14:textId="77777777" w:rsidR="00D75C49" w:rsidRPr="00ED11EE" w:rsidRDefault="00D75C49" w:rsidP="00D75C49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</w:rPr>
                        </w:pPr>
                        <w:r w:rsidRPr="00ED11EE">
                          <w:rPr>
                            <w:rStyle w:val="agcmg"/>
                            <w:rFonts w:ascii="Palatino Linotype" w:hAnsi="Palatino Linotype"/>
                            <w:b/>
                            <w:bCs/>
                            <w:sz w:val="20"/>
                            <w:szCs w:val="20"/>
                          </w:rPr>
                          <w:t>Research information</w:t>
                        </w:r>
                      </w:p>
                      <w:p w14:paraId="21EFDF4A" w14:textId="77777777" w:rsidR="00D75C49" w:rsidRPr="00ED11EE" w:rsidRDefault="00D75C49" w:rsidP="00D75C49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</w:rPr>
                        </w:pPr>
                        <w:r w:rsidRPr="00ED11EE">
                          <w:rPr>
                            <w:rStyle w:val="agcmg"/>
                            <w:rFonts w:ascii="Palatino Linotype" w:hAnsi="Palatino Linotype"/>
                            <w:sz w:val="20"/>
                            <w:szCs w:val="20"/>
                          </w:rPr>
                          <w:t>Project: “Portuguese in New Jersey”</w:t>
                        </w:r>
                      </w:p>
                      <w:p w14:paraId="0A55CCFD" w14:textId="77777777" w:rsidR="00D75C49" w:rsidRPr="00ED11EE" w:rsidRDefault="00D75C49" w:rsidP="00D75C49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</w:rPr>
                        </w:pPr>
                        <w:r w:rsidRPr="00ED11EE">
                          <w:rPr>
                            <w:rStyle w:val="agcmg"/>
                            <w:rFonts w:ascii="Palatino Linotype" w:hAnsi="Palatino Linotype"/>
                            <w:sz w:val="20"/>
                            <w:szCs w:val="20"/>
                          </w:rPr>
                          <w:t>Investigators: Dr. Kendra Dickinson</w:t>
                        </w:r>
                      </w:p>
                      <w:p w14:paraId="18A5B4BE" w14:textId="77777777" w:rsidR="00D75C49" w:rsidRPr="00ED11EE" w:rsidRDefault="00D75C49" w:rsidP="00D75C49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</w:rPr>
                        </w:pPr>
                        <w:r w:rsidRPr="00ED11EE">
                          <w:rPr>
                            <w:rStyle w:val="agcmg"/>
                            <w:rFonts w:ascii="Palatino Linotype" w:hAnsi="Palatino Linotype"/>
                            <w:sz w:val="20"/>
                            <w:szCs w:val="20"/>
                          </w:rPr>
                          <w:t>Robert Esposito</w:t>
                        </w:r>
                      </w:p>
                      <w:p w14:paraId="2813A4A8" w14:textId="77777777" w:rsidR="00D75C49" w:rsidRPr="00ED11EE" w:rsidRDefault="00D75C49" w:rsidP="00D75C49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</w:rPr>
                        </w:pPr>
                        <w:r w:rsidRPr="00ED11EE">
                          <w:rPr>
                            <w:rStyle w:val="agcmg"/>
                            <w:rFonts w:ascii="Palatino Linotype" w:hAnsi="Palatino Linotype"/>
                            <w:sz w:val="20"/>
                            <w:szCs w:val="20"/>
                          </w:rPr>
                          <w:t>15 Seminary Place</w:t>
                        </w:r>
                      </w:p>
                      <w:p w14:paraId="14A08D63" w14:textId="77777777" w:rsidR="00D75C49" w:rsidRPr="00ED11EE" w:rsidRDefault="00D75C49" w:rsidP="00D75C49">
                        <w:pPr>
                          <w:pStyle w:val="cvgsua"/>
                          <w:spacing w:before="0" w:beforeAutospacing="0" w:after="0" w:afterAutospacing="0"/>
                          <w:rPr>
                            <w:rFonts w:ascii="Palatino Linotype" w:hAnsi="Palatino Linotype"/>
                            <w:sz w:val="20"/>
                            <w:szCs w:val="20"/>
                          </w:rPr>
                        </w:pPr>
                        <w:r w:rsidRPr="00ED11EE">
                          <w:rPr>
                            <w:rStyle w:val="agcmg"/>
                            <w:rFonts w:ascii="Palatino Linotype" w:hAnsi="Palatino Linotype"/>
                            <w:sz w:val="20"/>
                            <w:szCs w:val="20"/>
                          </w:rPr>
                          <w:t>New Brunswick, NJ 08816</w:t>
                        </w:r>
                      </w:p>
                    </w:txbxContent>
                  </v:textbox>
                </v:shape>
              </w:pict>
            </mc:Fallback>
          </mc:AlternateContent>
        </w:r>
      </w:ins>
    </w:p>
    <w:sectPr w:rsidR="00B85AD1" w:rsidRPr="00B85AD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4BCB" w14:textId="77777777" w:rsidR="001E7855" w:rsidRDefault="001E7855" w:rsidP="00D75C49">
      <w:pPr>
        <w:spacing w:after="0" w:line="240" w:lineRule="auto"/>
      </w:pPr>
      <w:r>
        <w:separator/>
      </w:r>
    </w:p>
  </w:endnote>
  <w:endnote w:type="continuationSeparator" w:id="0">
    <w:p w14:paraId="41D2DA8C" w14:textId="77777777" w:rsidR="001E7855" w:rsidRDefault="001E7855" w:rsidP="00D75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6C242" w14:textId="77777777" w:rsidR="00D75C49" w:rsidRPr="00B92BB0" w:rsidRDefault="00D75C49" w:rsidP="00D75C49">
    <w:pPr>
      <w:pStyle w:val="cvgsua"/>
      <w:spacing w:before="0" w:beforeAutospacing="0" w:after="0" w:afterAutospacing="0"/>
      <w:rPr>
        <w:ins w:id="118" w:author="Kendra Dickinson" w:date="2026-07-02T17:39:00Z" w16du:dateUtc="2026-07-02T21:39:00Z"/>
        <w:rFonts w:ascii="Palatino Linotype" w:hAnsi="Palatino Linotype"/>
        <w:sz w:val="20"/>
        <w:szCs w:val="20"/>
      </w:rPr>
    </w:pPr>
    <w:ins w:id="119" w:author="Kendra Dickinson" w:date="2026-07-02T17:39:00Z" w16du:dateUtc="2026-07-02T21:39:00Z">
      <w:r w:rsidRPr="00B92BB0">
        <w:rPr>
          <w:rStyle w:val="agcmg"/>
          <w:rFonts w:ascii="Palatino Linotype" w:hAnsi="Palatino Linotype"/>
          <w:sz w:val="20"/>
          <w:szCs w:val="20"/>
        </w:rPr>
        <w:t>Pro2026001309</w:t>
      </w:r>
    </w:ins>
  </w:p>
  <w:p w14:paraId="163720F7" w14:textId="77777777" w:rsidR="00D75C49" w:rsidRPr="00B92BB0" w:rsidRDefault="00D75C49" w:rsidP="00D75C49">
    <w:pPr>
      <w:pStyle w:val="cvgsua"/>
      <w:spacing w:before="0" w:beforeAutospacing="0" w:after="0" w:afterAutospacing="0"/>
      <w:rPr>
        <w:ins w:id="120" w:author="Kendra Dickinson" w:date="2026-07-02T17:39:00Z" w16du:dateUtc="2026-07-02T21:39:00Z"/>
        <w:rFonts w:ascii="Palatino Linotype" w:hAnsi="Palatino Linotype"/>
        <w:sz w:val="20"/>
        <w:szCs w:val="20"/>
      </w:rPr>
    </w:pPr>
    <w:ins w:id="121" w:author="Kendra Dickinson" w:date="2026-07-02T17:39:00Z" w16du:dateUtc="2026-07-02T21:39:00Z">
      <w:r w:rsidRPr="00B92BB0">
        <w:rPr>
          <w:rStyle w:val="agcmg"/>
          <w:rFonts w:ascii="Palatino Linotype" w:hAnsi="Palatino Linotype"/>
          <w:sz w:val="20"/>
          <w:szCs w:val="20"/>
        </w:rPr>
        <w:t>Version 2: 07/02/2026</w:t>
      </w:r>
    </w:ins>
  </w:p>
  <w:p w14:paraId="30E65CF3" w14:textId="77777777" w:rsidR="00D75C49" w:rsidRDefault="00D75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86A15" w14:textId="77777777" w:rsidR="001E7855" w:rsidRDefault="001E7855" w:rsidP="00D75C49">
      <w:pPr>
        <w:spacing w:after="0" w:line="240" w:lineRule="auto"/>
      </w:pPr>
      <w:r>
        <w:separator/>
      </w:r>
    </w:p>
  </w:footnote>
  <w:footnote w:type="continuationSeparator" w:id="0">
    <w:p w14:paraId="27C7CD72" w14:textId="77777777" w:rsidR="001E7855" w:rsidRDefault="001E7855" w:rsidP="00D75C49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endra Dickinson">
    <w15:presenceInfo w15:providerId="AD" w15:userId="S::kd866@spanport.rutgers.edu::453a5979-f629-47c6-b178-c7feeb10d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AD1"/>
    <w:rsid w:val="0003628F"/>
    <w:rsid w:val="000457D1"/>
    <w:rsid w:val="00065ADD"/>
    <w:rsid w:val="00074D24"/>
    <w:rsid w:val="00085D1D"/>
    <w:rsid w:val="00095156"/>
    <w:rsid w:val="00095F44"/>
    <w:rsid w:val="000B22D7"/>
    <w:rsid w:val="000B37E1"/>
    <w:rsid w:val="000B4CA7"/>
    <w:rsid w:val="000F061B"/>
    <w:rsid w:val="000F3DF9"/>
    <w:rsid w:val="00116687"/>
    <w:rsid w:val="00120C84"/>
    <w:rsid w:val="00130342"/>
    <w:rsid w:val="001455A7"/>
    <w:rsid w:val="00192404"/>
    <w:rsid w:val="00194BE6"/>
    <w:rsid w:val="001A3B4E"/>
    <w:rsid w:val="001C06DA"/>
    <w:rsid w:val="001D716A"/>
    <w:rsid w:val="001E7855"/>
    <w:rsid w:val="00202A48"/>
    <w:rsid w:val="0027088A"/>
    <w:rsid w:val="00271DFA"/>
    <w:rsid w:val="00285EFB"/>
    <w:rsid w:val="00292907"/>
    <w:rsid w:val="00296570"/>
    <w:rsid w:val="002A1357"/>
    <w:rsid w:val="002B4ACE"/>
    <w:rsid w:val="002D5792"/>
    <w:rsid w:val="002E2A44"/>
    <w:rsid w:val="0030166F"/>
    <w:rsid w:val="00312EDB"/>
    <w:rsid w:val="00320025"/>
    <w:rsid w:val="00333A5B"/>
    <w:rsid w:val="0034434E"/>
    <w:rsid w:val="003576AF"/>
    <w:rsid w:val="003827C7"/>
    <w:rsid w:val="003B2431"/>
    <w:rsid w:val="003B37F8"/>
    <w:rsid w:val="003B518C"/>
    <w:rsid w:val="003D2959"/>
    <w:rsid w:val="00402794"/>
    <w:rsid w:val="0041159D"/>
    <w:rsid w:val="00416BFE"/>
    <w:rsid w:val="00445007"/>
    <w:rsid w:val="00471C4B"/>
    <w:rsid w:val="00486183"/>
    <w:rsid w:val="00486756"/>
    <w:rsid w:val="004E58E9"/>
    <w:rsid w:val="00503508"/>
    <w:rsid w:val="005100D1"/>
    <w:rsid w:val="00517A99"/>
    <w:rsid w:val="005213A4"/>
    <w:rsid w:val="005214D1"/>
    <w:rsid w:val="0053677E"/>
    <w:rsid w:val="00565AA5"/>
    <w:rsid w:val="005925B7"/>
    <w:rsid w:val="005942C5"/>
    <w:rsid w:val="005B1E77"/>
    <w:rsid w:val="005B4D8C"/>
    <w:rsid w:val="005B6981"/>
    <w:rsid w:val="005C1047"/>
    <w:rsid w:val="005C2421"/>
    <w:rsid w:val="00602FE6"/>
    <w:rsid w:val="00612BD4"/>
    <w:rsid w:val="00625872"/>
    <w:rsid w:val="0064488B"/>
    <w:rsid w:val="00685096"/>
    <w:rsid w:val="006D12F6"/>
    <w:rsid w:val="006D4CF8"/>
    <w:rsid w:val="006E44D9"/>
    <w:rsid w:val="006E7151"/>
    <w:rsid w:val="006F598D"/>
    <w:rsid w:val="0070257E"/>
    <w:rsid w:val="007040E1"/>
    <w:rsid w:val="007248EA"/>
    <w:rsid w:val="00770619"/>
    <w:rsid w:val="007928E6"/>
    <w:rsid w:val="007A0645"/>
    <w:rsid w:val="007A2CDA"/>
    <w:rsid w:val="007B0F1B"/>
    <w:rsid w:val="007B4FEC"/>
    <w:rsid w:val="007E08EA"/>
    <w:rsid w:val="007F02F7"/>
    <w:rsid w:val="007F0C4E"/>
    <w:rsid w:val="00810495"/>
    <w:rsid w:val="0082501D"/>
    <w:rsid w:val="00832E2E"/>
    <w:rsid w:val="0084045B"/>
    <w:rsid w:val="00875A8B"/>
    <w:rsid w:val="008C6050"/>
    <w:rsid w:val="008D50B0"/>
    <w:rsid w:val="008F250E"/>
    <w:rsid w:val="008F47A5"/>
    <w:rsid w:val="008F5DF8"/>
    <w:rsid w:val="00917273"/>
    <w:rsid w:val="00953E1A"/>
    <w:rsid w:val="00962B9E"/>
    <w:rsid w:val="00981DB3"/>
    <w:rsid w:val="009F7723"/>
    <w:rsid w:val="00A05C6F"/>
    <w:rsid w:val="00A066F0"/>
    <w:rsid w:val="00A10014"/>
    <w:rsid w:val="00A20561"/>
    <w:rsid w:val="00A31ED4"/>
    <w:rsid w:val="00AD4889"/>
    <w:rsid w:val="00AD60F7"/>
    <w:rsid w:val="00AF1E10"/>
    <w:rsid w:val="00B0293B"/>
    <w:rsid w:val="00B15718"/>
    <w:rsid w:val="00B20C5B"/>
    <w:rsid w:val="00B43063"/>
    <w:rsid w:val="00B4606F"/>
    <w:rsid w:val="00B5222B"/>
    <w:rsid w:val="00B55E69"/>
    <w:rsid w:val="00B608BE"/>
    <w:rsid w:val="00B67B02"/>
    <w:rsid w:val="00B85AD1"/>
    <w:rsid w:val="00BE06F1"/>
    <w:rsid w:val="00C05AED"/>
    <w:rsid w:val="00C24946"/>
    <w:rsid w:val="00C30A90"/>
    <w:rsid w:val="00C34541"/>
    <w:rsid w:val="00C40299"/>
    <w:rsid w:val="00C57443"/>
    <w:rsid w:val="00C75B6D"/>
    <w:rsid w:val="00CC54A6"/>
    <w:rsid w:val="00D1309D"/>
    <w:rsid w:val="00D15C1A"/>
    <w:rsid w:val="00D310FD"/>
    <w:rsid w:val="00D55053"/>
    <w:rsid w:val="00D64EF2"/>
    <w:rsid w:val="00D74711"/>
    <w:rsid w:val="00D75C49"/>
    <w:rsid w:val="00D90BD2"/>
    <w:rsid w:val="00DA0645"/>
    <w:rsid w:val="00DD4C31"/>
    <w:rsid w:val="00DE15CA"/>
    <w:rsid w:val="00DF48C1"/>
    <w:rsid w:val="00E06EF7"/>
    <w:rsid w:val="00E07095"/>
    <w:rsid w:val="00E070A1"/>
    <w:rsid w:val="00E33367"/>
    <w:rsid w:val="00E64608"/>
    <w:rsid w:val="00E64E15"/>
    <w:rsid w:val="00E671D1"/>
    <w:rsid w:val="00E754DB"/>
    <w:rsid w:val="00EC32B4"/>
    <w:rsid w:val="00ED5B8B"/>
    <w:rsid w:val="00F15CFD"/>
    <w:rsid w:val="00F36125"/>
    <w:rsid w:val="00F4117E"/>
    <w:rsid w:val="00F654B4"/>
    <w:rsid w:val="00F661FD"/>
    <w:rsid w:val="00F85AAF"/>
    <w:rsid w:val="00FC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EB580"/>
  <w15:chartTrackingRefBased/>
  <w15:docId w15:val="{C8492288-3912-AC4A-B459-228670B1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5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5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AD1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5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85A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AD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75C49"/>
    <w:pPr>
      <w:spacing w:after="0" w:line="240" w:lineRule="auto"/>
    </w:pPr>
  </w:style>
  <w:style w:type="paragraph" w:customStyle="1" w:styleId="cvgsua">
    <w:name w:val="cvgsua"/>
    <w:basedOn w:val="Normal"/>
    <w:rsid w:val="00D75C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gcmg">
    <w:name w:val="a_gcmg"/>
    <w:basedOn w:val="DefaultParagraphFont"/>
    <w:rsid w:val="00D75C49"/>
  </w:style>
  <w:style w:type="paragraph" w:styleId="Header">
    <w:name w:val="header"/>
    <w:basedOn w:val="Normal"/>
    <w:link w:val="HeaderChar"/>
    <w:uiPriority w:val="99"/>
    <w:unhideWhenUsed/>
    <w:rsid w:val="00D75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C49"/>
  </w:style>
  <w:style w:type="paragraph" w:styleId="Footer">
    <w:name w:val="footer"/>
    <w:basedOn w:val="Normal"/>
    <w:link w:val="FooterChar"/>
    <w:uiPriority w:val="99"/>
    <w:unhideWhenUsed/>
    <w:rsid w:val="00D75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C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rme70@scarletmail.rutgers.e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me70@scarletmail.rutgers.ed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309</Words>
  <Characters>1898</Characters>
  <Application>Microsoft Office Word</Application>
  <DocSecurity>0</DocSecurity>
  <Lines>39</Lines>
  <Paragraphs>17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Dickinson</dc:creator>
  <cp:keywords/>
  <dc:description/>
  <cp:lastModifiedBy>Kendra Dickinson</cp:lastModifiedBy>
  <cp:revision>2</cp:revision>
  <dcterms:created xsi:type="dcterms:W3CDTF">2026-07-02T21:41:00Z</dcterms:created>
  <dcterms:modified xsi:type="dcterms:W3CDTF">2026-07-02T21:41:00Z</dcterms:modified>
</cp:coreProperties>
</file>